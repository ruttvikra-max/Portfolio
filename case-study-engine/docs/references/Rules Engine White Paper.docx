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10872369"/>
        <w:docPartObj>
          <w:docPartGallery w:val="Cover Pages"/>
          <w:docPartUnique/>
        </w:docPartObj>
      </w:sdtPr>
      <w:sdtContent>
        <w:p w14:paraId="645A0284" w14:textId="466B5172" w:rsidR="00076CB1" w:rsidRDefault="00076CB1">
          <w:r>
            <w:rPr>
              <w:noProof/>
            </w:rPr>
            <mc:AlternateContent>
              <mc:Choice Requires="wps">
                <w:drawing>
                  <wp:anchor distT="0" distB="0" distL="114300" distR="114300" simplePos="0" relativeHeight="251658242" behindDoc="0" locked="0" layoutInCell="1" allowOverlap="1" wp14:anchorId="6C1F5E56" wp14:editId="0A730806">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115E773C" w14:textId="39F6B4A2" w:rsidR="00076CB1" w:rsidRDefault="00551E46">
                                    <w:pPr>
                                      <w:pStyle w:val="NoSpacing"/>
                                      <w:spacing w:after="480"/>
                                      <w:rPr>
                                        <w:i/>
                                        <w:color w:val="262626" w:themeColor="text1" w:themeTint="D9"/>
                                        <w:sz w:val="32"/>
                                        <w:szCs w:val="32"/>
                                      </w:rPr>
                                    </w:pPr>
                                    <w:r>
                                      <w:rPr>
                                        <w:i/>
                                        <w:color w:val="262626" w:themeColor="text1" w:themeTint="D9"/>
                                        <w:sz w:val="32"/>
                                        <w:szCs w:val="32"/>
                                      </w:rPr>
                                      <w:t>Ruttvik Aron</w:t>
                                    </w:r>
                                  </w:p>
                                </w:sdtContent>
                              </w:sdt>
                              <w:p w14:paraId="7010F5B6" w14:textId="77777777" w:rsidR="00076CB1" w:rsidRDefault="00000000">
                                <w:pPr>
                                  <w:pStyle w:val="NoSpacing"/>
                                  <w:rPr>
                                    <w:i/>
                                    <w:color w:val="262626" w:themeColor="text1" w:themeTint="D9"/>
                                    <w:sz w:val="26"/>
                                    <w:szCs w:val="26"/>
                                  </w:rPr>
                                </w:pPr>
                                <w:sdt>
                                  <w:sdtPr>
                                    <w:rPr>
                                      <w:i/>
                                      <w:color w:val="262626" w:themeColor="text1" w:themeTint="D9"/>
                                      <w:sz w:val="26"/>
                                      <w:szCs w:val="26"/>
                                    </w:rPr>
                                    <w:alias w:val="Company"/>
                                    <w:tag w:val=""/>
                                    <w:id w:val="775749618"/>
                                    <w:showingPlcHdr/>
                                    <w:dataBinding w:prefixMappings="xmlns:ns0='http://schemas.openxmlformats.org/officeDocument/2006/extended-properties' " w:xpath="/ns0:Properties[1]/ns0:Company[1]" w:storeItemID="{6668398D-A668-4E3E-A5EB-62B293D839F1}"/>
                                    <w15:appearance w15:val="hidden"/>
                                    <w:text/>
                                  </w:sdtPr>
                                  <w:sdtContent>
                                    <w:r w:rsidR="00076CB1">
                                      <w:rPr>
                                        <w:i/>
                                        <w:color w:val="262626" w:themeColor="text1" w:themeTint="D9"/>
                                        <w:sz w:val="26"/>
                                        <w:szCs w:val="26"/>
                                      </w:rPr>
                                      <w:t>[Company Name]</w:t>
                                    </w:r>
                                  </w:sdtContent>
                                </w:sdt>
                                <w:r w:rsidR="00076CB1">
                                  <w:rPr>
                                    <w:i/>
                                    <w:color w:val="262626" w:themeColor="text1" w:themeTint="D9"/>
                                    <w:sz w:val="26"/>
                                    <w:szCs w:val="26"/>
                                  </w:rPr>
                                  <w:t xml:space="preserve"> | </w:t>
                                </w:r>
                                <w:sdt>
                                  <w:sdtPr>
                                    <w:rPr>
                                      <w:i/>
                                      <w:color w:val="262626" w:themeColor="text1" w:themeTint="D9"/>
                                      <w:sz w:val="26"/>
                                      <w:szCs w:val="26"/>
                                    </w:rPr>
                                    <w:alias w:val="Company Address"/>
                                    <w:tag w:val=""/>
                                    <w:id w:val="-92392518"/>
                                    <w:showingPlcHdr/>
                                    <w:dataBinding w:prefixMappings="xmlns:ns0='http://schemas.microsoft.com/office/2006/coverPageProps' " w:xpath="/ns0:CoverPageProperties[1]/ns0:CompanyAddress[1]" w:storeItemID="{55AF091B-3C7A-41E3-B477-F2FDAA23CFDA}"/>
                                    <w15:appearance w15:val="hidden"/>
                                    <w:text/>
                                  </w:sdtPr>
                                  <w:sdtContent>
                                    <w:r w:rsidR="00076CB1">
                                      <w:rPr>
                                        <w:i/>
                                        <w:color w:val="262626" w:themeColor="text1" w:themeTint="D9"/>
                                        <w:sz w:val="26"/>
                                        <w:szCs w:val="26"/>
                                      </w:rPr>
                                      <w:t>[Company Address]</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6C1F5E56"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5824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115E773C" w14:textId="39F6B4A2" w:rsidR="00076CB1" w:rsidRDefault="00551E46">
                              <w:pPr>
                                <w:pStyle w:val="NoSpacing"/>
                                <w:spacing w:after="480"/>
                                <w:rPr>
                                  <w:i/>
                                  <w:color w:val="262626" w:themeColor="text1" w:themeTint="D9"/>
                                  <w:sz w:val="32"/>
                                  <w:szCs w:val="32"/>
                                </w:rPr>
                              </w:pPr>
                              <w:r>
                                <w:rPr>
                                  <w:i/>
                                  <w:color w:val="262626" w:themeColor="text1" w:themeTint="D9"/>
                                  <w:sz w:val="32"/>
                                  <w:szCs w:val="32"/>
                                </w:rPr>
                                <w:t>Ruttvik Aron</w:t>
                              </w:r>
                            </w:p>
                          </w:sdtContent>
                        </w:sdt>
                        <w:p w14:paraId="7010F5B6" w14:textId="77777777" w:rsidR="00076CB1" w:rsidRDefault="00000000">
                          <w:pPr>
                            <w:pStyle w:val="NoSpacing"/>
                            <w:rPr>
                              <w:i/>
                              <w:color w:val="262626" w:themeColor="text1" w:themeTint="D9"/>
                              <w:sz w:val="26"/>
                              <w:szCs w:val="26"/>
                            </w:rPr>
                          </w:pPr>
                          <w:sdt>
                            <w:sdtPr>
                              <w:rPr>
                                <w:i/>
                                <w:color w:val="262626" w:themeColor="text1" w:themeTint="D9"/>
                                <w:sz w:val="26"/>
                                <w:szCs w:val="26"/>
                              </w:rPr>
                              <w:alias w:val="Company"/>
                              <w:tag w:val=""/>
                              <w:id w:val="775749618"/>
                              <w:showingPlcHdr/>
                              <w:dataBinding w:prefixMappings="xmlns:ns0='http://schemas.openxmlformats.org/officeDocument/2006/extended-properties' " w:xpath="/ns0:Properties[1]/ns0:Company[1]" w:storeItemID="{6668398D-A668-4E3E-A5EB-62B293D839F1}"/>
                              <w15:appearance w15:val="hidden"/>
                              <w:text/>
                            </w:sdtPr>
                            <w:sdtContent>
                              <w:r w:rsidR="00076CB1">
                                <w:rPr>
                                  <w:i/>
                                  <w:color w:val="262626" w:themeColor="text1" w:themeTint="D9"/>
                                  <w:sz w:val="26"/>
                                  <w:szCs w:val="26"/>
                                </w:rPr>
                                <w:t>[Company Name]</w:t>
                              </w:r>
                            </w:sdtContent>
                          </w:sdt>
                          <w:r w:rsidR="00076CB1">
                            <w:rPr>
                              <w:i/>
                              <w:color w:val="262626" w:themeColor="text1" w:themeTint="D9"/>
                              <w:sz w:val="26"/>
                              <w:szCs w:val="26"/>
                            </w:rPr>
                            <w:t xml:space="preserve"> | </w:t>
                          </w:r>
                          <w:sdt>
                            <w:sdtPr>
                              <w:rPr>
                                <w:i/>
                                <w:color w:val="262626" w:themeColor="text1" w:themeTint="D9"/>
                                <w:sz w:val="26"/>
                                <w:szCs w:val="26"/>
                              </w:rPr>
                              <w:alias w:val="Company Address"/>
                              <w:tag w:val=""/>
                              <w:id w:val="-92392518"/>
                              <w:showingPlcHdr/>
                              <w:dataBinding w:prefixMappings="xmlns:ns0='http://schemas.microsoft.com/office/2006/coverPageProps' " w:xpath="/ns0:CoverPageProperties[1]/ns0:CompanyAddress[1]" w:storeItemID="{55AF091B-3C7A-41E3-B477-F2FDAA23CFDA}"/>
                              <w15:appearance w15:val="hidden"/>
                              <w:text/>
                            </w:sdtPr>
                            <w:sdtContent>
                              <w:r w:rsidR="00076CB1">
                                <w:rPr>
                                  <w:i/>
                                  <w:color w:val="262626" w:themeColor="text1" w:themeTint="D9"/>
                                  <w:sz w:val="26"/>
                                  <w:szCs w:val="26"/>
                                </w:rPr>
                                <w:t>[Company Address]</w:t>
                              </w:r>
                            </w:sdtContent>
                          </w:sdt>
                        </w:p>
                      </w:txbxContent>
                    </v:textbox>
                    <w10:wrap anchorx="page" anchory="page"/>
                  </v:shape>
                </w:pict>
              </mc:Fallback>
            </mc:AlternateContent>
          </w:r>
          <w:r>
            <w:rPr>
              <w:noProof/>
            </w:rPr>
            <mc:AlternateContent>
              <mc:Choice Requires="wps">
                <w:drawing>
                  <wp:anchor distT="0" distB="0" distL="114300" distR="114300" simplePos="0" relativeHeight="251658241" behindDoc="1" locked="0" layoutInCell="1" allowOverlap="1" wp14:anchorId="7A078E8A" wp14:editId="0EF44576">
                    <wp:simplePos x="0" y="0"/>
                    <mc:AlternateContent>
                      <mc:Choice Requires="wp14">
                        <wp:positionH relativeFrom="page">
                          <wp14:pctPosHOffset>10000</wp14:pctPosHOffset>
                        </wp:positionH>
                      </mc:Choice>
                      <mc:Fallback>
                        <wp:positionH relativeFrom="page">
                          <wp:posOffset>755650</wp:posOffset>
                        </wp:positionH>
                      </mc:Fallback>
                    </mc:AlternateContent>
                    <mc:AlternateContent>
                      <mc:Choice Requires="wp14">
                        <wp:positionV relativeFrom="page">
                          <wp14:pctPosVOffset>15000</wp14:pctPosVOffset>
                        </wp:positionV>
                      </mc:Choice>
                      <mc:Fallback>
                        <wp:positionV relativeFrom="page">
                          <wp:posOffset>1603375</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xmlns:a="http://schemas.openxmlformats.org/drawingml/2006/main" xmlns:pic="http://schemas.openxmlformats.org/drawingml/2006/picture" xmlns:arto="http://schemas.microsoft.com/office/word/2006/arto">
                <w:pict w14:anchorId="5C6AC93C">
                  <v:line id="Straight Connector 137" style="position:absolute;z-index:-251658239;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o:spid="_x0000_s1026" strokecolor="#272727 [2749]" strokeweight="2.25pt" from="0,0" to="0,121.5pt" w14:anchorId="1B8406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">
                    <v:stroke joinstyle="miter"/>
                    <w10:wrap anchorx="page" anchory="page"/>
                  </v:line>
                </w:pict>
              </mc:Fallback>
            </mc:AlternateContent>
          </w:r>
          <w:r>
            <w:rPr>
              <w:noProof/>
            </w:rPr>
            <mc:AlternateContent>
              <mc:Choice Requires="wps">
                <w:drawing>
                  <wp:anchor distT="0" distB="0" distL="114300" distR="114300" simplePos="0" relativeHeight="251658240" behindDoc="0" locked="0" layoutInCell="1" allowOverlap="1" wp14:anchorId="4C1986F9" wp14:editId="2017F08A">
                    <wp:simplePos x="0" y="0"/>
                    <wp:positionH relativeFrom="page">
                      <wp:align>left</wp:align>
                    </wp:positionH>
                    <mc:AlternateContent>
                      <mc:Choice Requires="wp14">
                        <wp:positionV relativeFrom="page">
                          <wp14:pctPosVOffset>15000</wp14:pctPosVOffset>
                        </wp:positionV>
                      </mc:Choice>
                      <mc:Fallback>
                        <wp:positionV relativeFrom="page">
                          <wp:posOffset>1603375</wp:posOffset>
                        </wp:positionV>
                      </mc:Fallback>
                    </mc:AlternateContent>
                    <wp:extent cx="5534025" cy="2724912"/>
                    <wp:effectExtent l="0" t="0" r="2540" b="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b/>
                                    <w:bCs/>
                                    <w:sz w:val="48"/>
                                    <w:szCs w:val="48"/>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55AF3ACE" w14:textId="2B32944B" w:rsidR="00076CB1" w:rsidRDefault="00076CB1">
                                    <w:pPr>
                                      <w:pStyle w:val="NoSpacing"/>
                                      <w:spacing w:after="900"/>
                                      <w:rPr>
                                        <w:rFonts w:asciiTheme="majorHAnsi" w:hAnsiTheme="majorHAnsi"/>
                                        <w:i/>
                                        <w:caps/>
                                        <w:color w:val="262626" w:themeColor="text1" w:themeTint="D9"/>
                                        <w:sz w:val="120"/>
                                        <w:szCs w:val="120"/>
                                      </w:rPr>
                                    </w:pPr>
                                    <w:r w:rsidRPr="00076CB1">
                                      <w:rPr>
                                        <w:b/>
                                        <w:bCs/>
                                        <w:sz w:val="48"/>
                                        <w:szCs w:val="48"/>
                                      </w:rPr>
                                      <w:t>AI-Driven Natural Language Rule Engine for Healthcare Data Management</w:t>
                                    </w:r>
                                  </w:p>
                                </w:sdtContent>
                              </w:sdt>
                              <w:p w14:paraId="3E6FDC0F" w14:textId="146DA7C3" w:rsidR="00076CB1" w:rsidRDefault="00000000">
                                <w:pPr>
                                  <w:pStyle w:val="NoSpacing"/>
                                  <w:rPr>
                                    <w:i/>
                                    <w:color w:val="262626" w:themeColor="text1" w:themeTint="D9"/>
                                    <w:sz w:val="36"/>
                                    <w:szCs w:val="36"/>
                                  </w:rPr>
                                </w:pPr>
                                <w:sdt>
                                  <w:sdtPr>
                                    <w:rPr>
                                      <w:color w:val="262626" w:themeColor="text1" w:themeTint="D9"/>
                                      <w:sz w:val="36"/>
                                      <w:szCs w:val="36"/>
                                    </w:rPr>
                                    <w:alias w:val="Subtitle"/>
                                    <w:tag w:val=""/>
                                    <w:id w:val="1143773791"/>
                                    <w:showingPlcHdr/>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r w:rsidR="00076CB1">
                                      <w:rPr>
                                        <w:color w:val="262626" w:themeColor="text1" w:themeTint="D9"/>
                                        <w:sz w:val="36"/>
                                        <w:szCs w:val="36"/>
                                      </w:rPr>
                                      <w:t xml:space="preserve">     </w:t>
                                    </w:r>
                                  </w:sdtContent>
                                </w:sdt>
                              </w:p>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4C1986F9" id="Text Box 139" o:spid="_x0000_s1027" type="#_x0000_t202" alt="Title: Title and subtitle" style="position:absolute;margin-left:0;margin-top:0;width:435.75pt;height:214.55pt;z-index:251658240;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b/>
                              <w:bCs/>
                              <w:sz w:val="48"/>
                              <w:szCs w:val="48"/>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55AF3ACE" w14:textId="2B32944B" w:rsidR="00076CB1" w:rsidRDefault="00076CB1">
                              <w:pPr>
                                <w:pStyle w:val="NoSpacing"/>
                                <w:spacing w:after="900"/>
                                <w:rPr>
                                  <w:rFonts w:asciiTheme="majorHAnsi" w:hAnsiTheme="majorHAnsi"/>
                                  <w:i/>
                                  <w:caps/>
                                  <w:color w:val="262626" w:themeColor="text1" w:themeTint="D9"/>
                                  <w:sz w:val="120"/>
                                  <w:szCs w:val="120"/>
                                </w:rPr>
                              </w:pPr>
                              <w:r w:rsidRPr="00076CB1">
                                <w:rPr>
                                  <w:b/>
                                  <w:bCs/>
                                  <w:sz w:val="48"/>
                                  <w:szCs w:val="48"/>
                                </w:rPr>
                                <w:t>AI-Driven Natural Language Rule Engine for Healthcare Data Management</w:t>
                              </w:r>
                            </w:p>
                          </w:sdtContent>
                        </w:sdt>
                        <w:p w14:paraId="3E6FDC0F" w14:textId="146DA7C3" w:rsidR="00076CB1" w:rsidRDefault="00000000">
                          <w:pPr>
                            <w:pStyle w:val="NoSpacing"/>
                            <w:rPr>
                              <w:i/>
                              <w:color w:val="262626" w:themeColor="text1" w:themeTint="D9"/>
                              <w:sz w:val="36"/>
                              <w:szCs w:val="36"/>
                            </w:rPr>
                          </w:pPr>
                          <w:sdt>
                            <w:sdtPr>
                              <w:rPr>
                                <w:color w:val="262626" w:themeColor="text1" w:themeTint="D9"/>
                                <w:sz w:val="36"/>
                                <w:szCs w:val="36"/>
                              </w:rPr>
                              <w:alias w:val="Subtitle"/>
                              <w:tag w:val=""/>
                              <w:id w:val="1143773791"/>
                              <w:showingPlcHdr/>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r w:rsidR="00076CB1">
                                <w:rPr>
                                  <w:color w:val="262626" w:themeColor="text1" w:themeTint="D9"/>
                                  <w:sz w:val="36"/>
                                  <w:szCs w:val="36"/>
                                </w:rPr>
                                <w:t xml:space="preserve">     </w:t>
                              </w:r>
                            </w:sdtContent>
                          </w:sdt>
                        </w:p>
                      </w:txbxContent>
                    </v:textbox>
                    <w10:wrap anchorx="page" anchory="page"/>
                  </v:shape>
                </w:pict>
              </mc:Fallback>
            </mc:AlternateContent>
          </w:r>
        </w:p>
        <w:p w14:paraId="1B6ED32A" w14:textId="02B07453" w:rsidR="00076CB1" w:rsidRDefault="00076CB1" w:rsidP="682F64DC">
          <w:pPr>
            <w:spacing w:line="276" w:lineRule="auto"/>
          </w:pPr>
          <w:r>
            <w:br w:type="page"/>
          </w:r>
        </w:p>
      </w:sdtContent>
    </w:sdt>
    <w:p w14:paraId="395F2014" w14:textId="653B11C0" w:rsidR="00E477D4" w:rsidRPr="00E675EB" w:rsidRDefault="6E6A7A45" w:rsidP="0F208770">
      <w:pPr>
        <w:pStyle w:val="Heading1"/>
        <w:spacing w:line="276" w:lineRule="auto"/>
        <w:rPr>
          <w:rFonts w:ascii="Satoshi" w:hAnsi="Satoshi"/>
          <w:b/>
          <w:bCs/>
        </w:rPr>
      </w:pPr>
      <w:r>
        <w:lastRenderedPageBreak/>
        <w:t>Executive Summary</w:t>
      </w:r>
    </w:p>
    <w:p w14:paraId="79C42DAC" w14:textId="60F4AF8E" w:rsidR="15E0E47F" w:rsidRDefault="15E0E47F" w:rsidP="2C9A6D80">
      <w:pPr>
        <w:spacing w:line="276" w:lineRule="auto"/>
        <w:rPr>
          <w:rFonts w:ascii="Satoshi" w:eastAsia="Aptos" w:hAnsi="Satoshi" w:cs="Arial"/>
        </w:rPr>
      </w:pPr>
      <w:r w:rsidRPr="2C9A6D80">
        <w:rPr>
          <w:rFonts w:ascii="Satoshi" w:eastAsia="Aptos" w:hAnsi="Satoshi" w:cs="Arial"/>
        </w:rPr>
        <w:t>Healthcare organizations face persistent challenges in managing complex data rules essential for managing their operations. Traditional rule authoring is technical, slow, and heavily reliant on specialized teams, creating operational bottlenecks and increased costs. This paper describes an AI-powered natural language rule engine designed to empower non-technical users with intuitive, conversational interactions for rule creation and refinement. By combining advanced natural language processing (NLP), domain-specific knowledge graphs, and interactive visualizations, the approach significantly accelerates rule development cycles, reduces dependency on IT resources, and ensures regulatory compliance---all while delivering substantial cost savings and operational efficiency. This whitepaper outlines the context and scale of the rule-authoring challenge in healthcare, analyzes limitations of current practices and tools, and describes how a Natural Language to Rule Engine (NL-to-Rule Engine) can address these constraints. It also summarizes business value drivers and illustrates impact through a representative case study.</w:t>
      </w:r>
    </w:p>
    <w:p w14:paraId="648D508D" w14:textId="032BD8F9" w:rsidR="00076CB1" w:rsidRPr="00E675EB" w:rsidRDefault="6E6A7A45" w:rsidP="55387653">
      <w:pPr>
        <w:spacing w:line="276" w:lineRule="auto"/>
        <w:rPr>
          <w:del w:id="0" w:author="Ruttvik Aron" w:date="2026-01-29T07:51:00Z" w16du:dateUtc="2026-01-29T07:51:54Z"/>
          <w:rFonts w:ascii="Satoshi" w:hAnsi="Satoshi"/>
        </w:rPr>
      </w:pPr>
      <w:del w:id="1" w:author="Ruttvik Aron" w:date="2026-01-29T07:51:00Z" w16du:dateUtc="2026-01-29T07:51:54Z">
        <w:r w:rsidRPr="55387653" w:rsidDel="6E6A7A45">
          <w:rPr>
            <w:rFonts w:ascii="Satoshi" w:hAnsi="Satoshi"/>
          </w:rPr>
          <w:delText xml:space="preserve">Healthcare organizations face persistent challenges in managing complex data rules essential </w:delText>
        </w:r>
        <w:r w:rsidRPr="55387653" w:rsidDel="69363D3B">
          <w:rPr>
            <w:rFonts w:ascii="Helvetica" w:hAnsi="Helvetica" w:cs="Helvetica"/>
            <w:lang w:val="en-GB"/>
          </w:rPr>
          <w:delText>for managing their operations</w:delText>
        </w:r>
        <w:r w:rsidRPr="55387653" w:rsidDel="6E6A7A45">
          <w:rPr>
            <w:rFonts w:ascii="Satoshi" w:hAnsi="Satoshi"/>
          </w:rPr>
          <w:delText xml:space="preserve">. Traditional rule authoring is technical, slow, and heavily reliant on specialized teams, creating operational bottlenecks and increased costs. </w:delText>
        </w:r>
        <w:r w:rsidRPr="55387653" w:rsidDel="47E22943">
          <w:rPr>
            <w:rFonts w:ascii="Satoshi" w:hAnsi="Satoshi"/>
          </w:rPr>
          <w:delText xml:space="preserve"> This paper describes</w:delText>
        </w:r>
        <w:r w:rsidRPr="55387653" w:rsidDel="6E6A7A45">
          <w:rPr>
            <w:rFonts w:ascii="Satoshi" w:hAnsi="Satoshi"/>
          </w:rPr>
          <w:delText xml:space="preserve"> an AI-powered natural language rule engine designed to empower non-technical users with intuitive, conversational interactions for rule creation and refinement. By combining advanced</w:delText>
        </w:r>
        <w:r w:rsidRPr="55387653" w:rsidDel="095145F2">
          <w:rPr>
            <w:rFonts w:ascii="Satoshi" w:hAnsi="Satoshi"/>
          </w:rPr>
          <w:delText xml:space="preserve"> natural language processing (NLP)</w:delText>
        </w:r>
        <w:r w:rsidRPr="55387653" w:rsidDel="6E6A7A45">
          <w:rPr>
            <w:rFonts w:ascii="Satoshi" w:hAnsi="Satoshi"/>
          </w:rPr>
          <w:delText>, domain-specific knowledge graphs, and interactive visualization</w:delText>
        </w:r>
        <w:r w:rsidRPr="55387653" w:rsidDel="3FEAD6B4">
          <w:rPr>
            <w:rFonts w:ascii="Satoshi" w:hAnsi="Satoshi"/>
          </w:rPr>
          <w:delText>s</w:delText>
        </w:r>
        <w:r w:rsidRPr="55387653" w:rsidDel="6E6A7A45">
          <w:rPr>
            <w:rFonts w:ascii="Satoshi" w:hAnsi="Satoshi"/>
          </w:rPr>
          <w:delText xml:space="preserve">, </w:delText>
        </w:r>
        <w:r w:rsidRPr="55387653" w:rsidDel="56329A39">
          <w:rPr>
            <w:rFonts w:ascii="Satoshi" w:eastAsia="Satoshi" w:hAnsi="Satoshi" w:cs="Satoshi"/>
          </w:rPr>
          <w:delText xml:space="preserve"> the approach</w:delText>
        </w:r>
        <w:r w:rsidRPr="55387653" w:rsidDel="6E6A7A45">
          <w:rPr>
            <w:rFonts w:ascii="Satoshi" w:hAnsi="Satoshi"/>
          </w:rPr>
          <w:delText xml:space="preserve"> significantly accelerates rule development cycles, reduces dependency on IT resources, and ensures regulatory compliance—all while delivering substantial cost savings and operational efficiency.</w:delText>
        </w:r>
      </w:del>
    </w:p>
    <w:p w14:paraId="600E837F" w14:textId="58545574" w:rsidR="00076CB1" w:rsidRPr="00E675EB" w:rsidRDefault="0C62C1E0" w:rsidP="55387653">
      <w:pPr>
        <w:spacing w:line="276" w:lineRule="auto"/>
        <w:rPr>
          <w:del w:id="2" w:author="Ruttvik Aron" w:date="2026-01-29T07:51:00Z" w16du:dateUtc="2026-01-29T07:51:54Z"/>
          <w:rFonts w:ascii="Satoshi" w:hAnsi="Satoshi"/>
          <w:b/>
          <w:bCs/>
          <w:sz w:val="42"/>
          <w:szCs w:val="42"/>
        </w:rPr>
      </w:pPr>
      <w:del w:id="3" w:author="Ruttvik Aron" w:date="2026-01-29T07:51:00Z" w16du:dateUtc="2026-01-29T07:51:54Z">
        <w:r w:rsidRPr="55387653" w:rsidDel="0C62C1E0">
          <w:rPr>
            <w:rFonts w:ascii="Satoshi" w:eastAsia="Satoshi" w:hAnsi="Satoshi" w:cs="Satoshi"/>
          </w:rPr>
          <w:delText>This whitepaper outlines the context and scale of the rule-authoring challenge in healthcare, analyzes limitations of current practices and tools, and describes how a Natural Language to Rule Engine (NL-to-Rule Engine) can address these constraints. It also summarizes business value drivers and illustrates impact through a representative case study.</w:delText>
        </w:r>
      </w:del>
    </w:p>
    <w:p w14:paraId="5B93AFCD" w14:textId="55B82476" w:rsidR="092EEE82" w:rsidRDefault="092EEE82" w:rsidP="2C9A6D80">
      <w:pPr>
        <w:pStyle w:val="Heading1"/>
        <w:rPr>
          <w:rFonts w:hint="eastAsia"/>
        </w:rPr>
      </w:pPr>
      <w:r>
        <w:t>Introduction</w:t>
      </w:r>
    </w:p>
    <w:p w14:paraId="48A885EA" w14:textId="21D90CFF" w:rsidR="00076CB1" w:rsidRPr="00CC25D7" w:rsidRDefault="6E6A7A45" w:rsidP="0F208770">
      <w:pPr>
        <w:spacing w:line="276" w:lineRule="auto"/>
        <w:rPr>
          <w:rFonts w:ascii="Satoshi" w:hAnsi="Satoshi"/>
          <w:b/>
          <w:bCs/>
        </w:rPr>
      </w:pPr>
      <w:r w:rsidRPr="0F208770">
        <w:rPr>
          <w:rFonts w:ascii="Satoshi" w:hAnsi="Satoshi"/>
        </w:rPr>
        <w:t xml:space="preserve">Healthcare organizations face significant challenges in managing comprehensive rule sets that govern data quality, regulatory compliance, and operational workflows. These rules range from simple data normalization (such as phone number standardization) to multi-layered eligibility criteria involving state-specific Medicaid regulations and </w:t>
      </w:r>
      <w:r w:rsidR="559DAD27" w:rsidRPr="0F208770">
        <w:rPr>
          <w:rFonts w:ascii="Satoshi" w:eastAsia="Satoshi" w:hAnsi="Satoshi" w:cs="Satoshi"/>
        </w:rPr>
        <w:t>Centers for Medicare &amp; Medicaid Services (</w:t>
      </w:r>
      <w:r w:rsidRPr="0F208770">
        <w:rPr>
          <w:rFonts w:ascii="Satoshi" w:hAnsi="Satoshi"/>
        </w:rPr>
        <w:t>CMS</w:t>
      </w:r>
      <w:r w:rsidR="2C32B0D6" w:rsidRPr="0F208770">
        <w:rPr>
          <w:rFonts w:ascii="Satoshi" w:hAnsi="Satoshi"/>
        </w:rPr>
        <w:t>)</w:t>
      </w:r>
      <w:r w:rsidRPr="0F208770">
        <w:rPr>
          <w:rFonts w:ascii="Satoshi" w:hAnsi="Satoshi"/>
        </w:rPr>
        <w:t xml:space="preserve"> guidelines.</w:t>
      </w:r>
    </w:p>
    <w:p w14:paraId="6AB00E72" w14:textId="1635D316" w:rsidR="00076CB1" w:rsidRPr="00CC25D7" w:rsidRDefault="00076CB1" w:rsidP="04867D33">
      <w:pPr>
        <w:spacing w:line="276" w:lineRule="auto"/>
        <w:rPr>
          <w:rFonts w:ascii="Satoshi" w:hAnsi="Satoshi"/>
          <w:b/>
          <w:bCs/>
        </w:rPr>
      </w:pPr>
      <w:r>
        <w:br/>
      </w:r>
      <w:r w:rsidR="6E6A7A45" w:rsidRPr="0F208770">
        <w:rPr>
          <w:rStyle w:val="Heading2Char"/>
        </w:rPr>
        <w:t>Typical Rule Volume &amp; Impact:</w:t>
      </w:r>
    </w:p>
    <w:p w14:paraId="7F272DA3" w14:textId="77777777" w:rsidR="00076CB1" w:rsidRPr="00076CB1" w:rsidRDefault="00076CB1">
      <w:pPr>
        <w:numPr>
          <w:ilvl w:val="0"/>
          <w:numId w:val="14"/>
        </w:numPr>
        <w:spacing w:line="276" w:lineRule="auto"/>
        <w:rPr>
          <w:rFonts w:ascii="Satoshi" w:hAnsi="Satoshi"/>
        </w:rPr>
      </w:pPr>
      <w:r w:rsidRPr="129487B1">
        <w:rPr>
          <w:rFonts w:ascii="Satoshi" w:hAnsi="Satoshi"/>
        </w:rPr>
        <w:t>Rule libraries often exceed 100,000 individual rules.</w:t>
      </w:r>
    </w:p>
    <w:p w14:paraId="1D0EBA95" w14:textId="77777777" w:rsidR="00076CB1" w:rsidRPr="00076CB1" w:rsidRDefault="00076CB1">
      <w:pPr>
        <w:numPr>
          <w:ilvl w:val="0"/>
          <w:numId w:val="14"/>
        </w:numPr>
        <w:spacing w:line="276" w:lineRule="auto"/>
        <w:rPr>
          <w:rFonts w:ascii="Satoshi" w:hAnsi="Satoshi"/>
        </w:rPr>
      </w:pPr>
      <w:r w:rsidRPr="129487B1">
        <w:rPr>
          <w:rFonts w:ascii="Satoshi" w:hAnsi="Satoshi"/>
        </w:rPr>
        <w:t>Rules affect patient access, network participation, billing accuracy, and compliance audits.</w:t>
      </w:r>
    </w:p>
    <w:p w14:paraId="05072A19" w14:textId="7D76B88C" w:rsidR="129487B1" w:rsidRDefault="6E6A7A45">
      <w:pPr>
        <w:numPr>
          <w:ilvl w:val="0"/>
          <w:numId w:val="14"/>
        </w:numPr>
        <w:spacing w:line="276" w:lineRule="auto"/>
        <w:rPr>
          <w:rFonts w:ascii="Satoshi" w:hAnsi="Satoshi"/>
          <w:b/>
          <w:bCs/>
        </w:rPr>
      </w:pPr>
      <w:r w:rsidRPr="0F208770">
        <w:rPr>
          <w:rFonts w:ascii="Satoshi" w:hAnsi="Satoshi"/>
        </w:rPr>
        <w:t xml:space="preserve">Errors or delays in rule authoring risk financial penalties, network disruption, and reduced </w:t>
      </w:r>
      <w:r w:rsidRPr="0F208770">
        <w:rPr>
          <w:rFonts w:ascii="Satoshi" w:hAnsi="Satoshi"/>
          <w:b/>
          <w:bCs/>
        </w:rPr>
        <w:t>patient service quality.</w:t>
      </w:r>
    </w:p>
    <w:p w14:paraId="100843AE" w14:textId="340A7BED" w:rsidR="00076CB1" w:rsidRPr="00E675EB" w:rsidRDefault="6E6A7A45" w:rsidP="0F208770">
      <w:pPr>
        <w:spacing w:line="276" w:lineRule="auto"/>
        <w:rPr>
          <w:rFonts w:ascii="Satoshi" w:hAnsi="Satoshi"/>
        </w:rPr>
      </w:pPr>
      <w:r w:rsidRPr="3AEB75D6">
        <w:rPr>
          <w:rStyle w:val="Heading2Char"/>
        </w:rPr>
        <w:t>Workflow Limitations:</w:t>
      </w:r>
      <w:r>
        <w:br/>
      </w:r>
      <w:r w:rsidRPr="3AEB75D6">
        <w:rPr>
          <w:rFonts w:ascii="Satoshi" w:hAnsi="Satoshi"/>
        </w:rPr>
        <w:t>Current rule authoring systems require highly technical expertise. Business analysts, despite deep domain understanding, cannot directly author or modify rules. As a result, they rely heavily on IT teams</w:t>
      </w:r>
      <w:r w:rsidR="2750EF0F" w:rsidRPr="3AEB75D6">
        <w:rPr>
          <w:rFonts w:ascii="Satoshi" w:hAnsi="Satoshi"/>
        </w:rPr>
        <w:t xml:space="preserve"> </w:t>
      </w:r>
      <w:r w:rsidR="2750EF0F" w:rsidRPr="3AEB75D6">
        <w:rPr>
          <w:rFonts w:ascii="Satoshi" w:eastAsia="Satoshi" w:hAnsi="Satoshi" w:cs="Satoshi"/>
        </w:rPr>
        <w:t>or specialized Business Rules Unit</w:t>
      </w:r>
      <w:r w:rsidR="3F35219C" w:rsidRPr="3AEB75D6">
        <w:rPr>
          <w:rFonts w:ascii="Satoshi" w:eastAsia="Satoshi" w:hAnsi="Satoshi" w:cs="Satoshi"/>
        </w:rPr>
        <w:t>s</w:t>
      </w:r>
      <w:r w:rsidR="2750EF0F" w:rsidRPr="3AEB75D6">
        <w:rPr>
          <w:rFonts w:ascii="Satoshi" w:eastAsia="Satoshi" w:hAnsi="Satoshi" w:cs="Satoshi"/>
        </w:rPr>
        <w:t xml:space="preserve"> (BRU) </w:t>
      </w:r>
      <w:r w:rsidRPr="3AEB75D6">
        <w:rPr>
          <w:rFonts w:ascii="Satoshi" w:hAnsi="Satoshi"/>
        </w:rPr>
        <w:t>, creating bottlenecks, high costs, and sluggish turnaround.</w:t>
      </w:r>
    </w:p>
    <w:p w14:paraId="6E60A44E" w14:textId="3AF14163" w:rsidR="00076CB1" w:rsidRPr="00CC25D7" w:rsidRDefault="6E6A7A45" w:rsidP="0F208770">
      <w:pPr>
        <w:spacing w:line="276" w:lineRule="auto"/>
        <w:rPr>
          <w:rFonts w:ascii="Satoshi" w:hAnsi="Satoshi"/>
        </w:rPr>
      </w:pPr>
      <w:r w:rsidRPr="0F208770">
        <w:rPr>
          <w:rFonts w:ascii="Satoshi" w:hAnsi="Satoshi"/>
        </w:rPr>
        <w:t>Rule authoring traditionally falls into three categories:</w:t>
      </w:r>
    </w:p>
    <w:p w14:paraId="0A9C5B90" w14:textId="5E07153E" w:rsidR="0D6E29A3" w:rsidRDefault="76C6B2F2">
      <w:pPr>
        <w:pStyle w:val="ListParagraph"/>
        <w:numPr>
          <w:ilvl w:val="0"/>
          <w:numId w:val="13"/>
        </w:numPr>
        <w:spacing w:line="276" w:lineRule="auto"/>
      </w:pPr>
      <w:r w:rsidRPr="0F208770">
        <w:rPr>
          <w:b/>
          <w:bCs/>
        </w:rPr>
        <w:t>Simple Rules:</w:t>
      </w:r>
      <w:r>
        <w:t xml:space="preserve"> Direct if-then logic with explicit outputs </w:t>
      </w:r>
    </w:p>
    <w:p w14:paraId="0C9C440D" w14:textId="66A5B9D6" w:rsidR="0D6E29A3" w:rsidRDefault="76C6B2F2">
      <w:pPr>
        <w:pStyle w:val="ListParagraph"/>
        <w:numPr>
          <w:ilvl w:val="0"/>
          <w:numId w:val="13"/>
        </w:numPr>
        <w:spacing w:before="240" w:after="240" w:line="276" w:lineRule="auto"/>
      </w:pPr>
      <w:r w:rsidRPr="0F208770">
        <w:rPr>
          <w:b/>
          <w:bCs/>
        </w:rPr>
        <w:t>Intermediate Rules:</w:t>
      </w:r>
      <w:r>
        <w:t xml:space="preserve"> Known inputs but uncertain outputs requiring interpretation </w:t>
      </w:r>
    </w:p>
    <w:p w14:paraId="5BEDD1D7" w14:textId="13FE30E5" w:rsidR="00076CB1" w:rsidRPr="00E675EB" w:rsidRDefault="76C6B2F2">
      <w:pPr>
        <w:pStyle w:val="ListParagraph"/>
        <w:numPr>
          <w:ilvl w:val="0"/>
          <w:numId w:val="13"/>
        </w:numPr>
        <w:spacing w:before="240" w:after="240" w:line="276" w:lineRule="auto"/>
      </w:pPr>
      <w:r w:rsidRPr="2C9A6D80">
        <w:rPr>
          <w:b/>
          <w:bCs/>
        </w:rPr>
        <w:t>Complex Rules</w:t>
      </w:r>
      <w:r w:rsidR="03CA6322" w:rsidRPr="2C9A6D80">
        <w:rPr>
          <w:b/>
          <w:bCs/>
        </w:rPr>
        <w:t>:</w:t>
      </w:r>
      <w:r w:rsidR="03CA6322">
        <w:t xml:space="preserve"> </w:t>
      </w:r>
      <w:r>
        <w:t xml:space="preserve">Multi-condition, database lookups, and domain-specific logic </w:t>
      </w:r>
    </w:p>
    <w:p w14:paraId="69D07794" w14:textId="37BA656D" w:rsidR="00076CB1" w:rsidRPr="00076CB1" w:rsidRDefault="6E6A7A45" w:rsidP="0F208770">
      <w:pPr>
        <w:spacing w:line="276" w:lineRule="auto"/>
        <w:rPr>
          <w:rFonts w:ascii="Satoshi" w:hAnsi="Satoshi"/>
        </w:rPr>
      </w:pPr>
      <w:r w:rsidRPr="2C9A6D80">
        <w:rPr>
          <w:rFonts w:ascii="Satoshi" w:hAnsi="Satoshi"/>
        </w:rPr>
        <w:lastRenderedPageBreak/>
        <w:t>Despite their complexity, even simple and intermediate rules frequently mandate specialized technical support.</w:t>
      </w:r>
      <w:r w:rsidR="74F78EA5" w:rsidRPr="2C9A6D80">
        <w:rPr>
          <w:rFonts w:ascii="Satoshi" w:hAnsi="Satoshi"/>
        </w:rPr>
        <w:t xml:space="preserve"> </w:t>
      </w:r>
      <w:commentRangeStart w:id="4"/>
      <w:r w:rsidRPr="2C9A6D80">
        <w:rPr>
          <w:rFonts w:ascii="Satoshi" w:hAnsi="Satoshi"/>
        </w:rPr>
        <w:t xml:space="preserve">HiLabs </w:t>
      </w:r>
      <w:commentRangeEnd w:id="4"/>
      <w:r w:rsidRPr="2C9A6D80">
        <w:rPr>
          <w:rStyle w:val="CommentReference"/>
          <w:rFonts w:ascii="Satoshi" w:hAnsi="Satoshi"/>
          <w:sz w:val="24"/>
          <w:szCs w:val="24"/>
        </w:rPr>
        <w:commentReference w:id="4"/>
      </w:r>
      <w:r w:rsidRPr="2C9A6D80">
        <w:rPr>
          <w:rFonts w:ascii="Satoshi" w:hAnsi="Satoshi"/>
        </w:rPr>
        <w:t>analysis reveals that even simple and intermediate rules often require intervention from specialized BRU</w:t>
      </w:r>
      <w:r w:rsidR="20BA1D21" w:rsidRPr="2C9A6D80">
        <w:rPr>
          <w:rFonts w:ascii="Satoshi" w:hAnsi="Satoshi"/>
        </w:rPr>
        <w:t>s</w:t>
      </w:r>
      <w:r w:rsidRPr="2C9A6D80">
        <w:rPr>
          <w:rFonts w:ascii="Satoshi" w:hAnsi="Satoshi"/>
        </w:rPr>
        <w:t xml:space="preserve"> due to insufficiently accessible tools for non-technical users.</w:t>
      </w:r>
      <w:r>
        <w:br/>
      </w:r>
    </w:p>
    <w:p w14:paraId="059FB79B" w14:textId="7DCE2313" w:rsidR="0F7CB5B2" w:rsidRDefault="0F7CB5B2" w:rsidP="2C9A6D80">
      <w:pPr>
        <w:spacing w:line="276" w:lineRule="auto"/>
      </w:pPr>
      <w:r w:rsidRPr="2C9A6D80">
        <w:rPr>
          <w:rStyle w:val="Heading1Char"/>
        </w:rPr>
        <w:t>Problem Statement</w:t>
      </w:r>
    </w:p>
    <w:p w14:paraId="031BCAA6" w14:textId="4B062082" w:rsidR="0F7CB5B2" w:rsidRDefault="0F7CB5B2" w:rsidP="2C9A6D80">
      <w:pPr>
        <w:spacing w:line="276" w:lineRule="auto"/>
      </w:pPr>
      <w:r w:rsidRPr="2C9A6D80">
        <w:rPr>
          <w:rFonts w:ascii="ui-sans-serif" w:eastAsia="ui-sans-serif" w:hAnsi="ui-sans-serif" w:cs="ui-sans-serif"/>
        </w:rPr>
        <w:t>Detailed User Pain Analysis Problem Statement -</w:t>
      </w:r>
      <w:r>
        <w:br/>
      </w:r>
      <w:r w:rsidR="431FA36F" w:rsidRPr="2C9A6D80">
        <w:rPr>
          <w:rFonts w:ascii="ui-sans-serif" w:eastAsia="ui-sans-serif" w:hAnsi="ui-sans-serif" w:cs="ui-sans-serif"/>
        </w:rPr>
        <w:t>Healthcare organizations today grapple with an overwhelming reliance on specialized technical teams for even the simplest rule authoring tasks. This dependency incurs costs not only in terms of direct effort but also through delayed operational insights, heightened compliance risks, and reduced agility in responding to the fast-evolving payer, provider, and regulatory landscape.</w:t>
      </w:r>
    </w:p>
    <w:p w14:paraId="1C776997" w14:textId="46EFDD3C" w:rsidR="431FA36F" w:rsidRDefault="431FA36F" w:rsidP="2C9A6D80">
      <w:pPr>
        <w:spacing w:line="276" w:lineRule="auto"/>
        <w:rPr>
          <w:rFonts w:ascii="ui-sans-serif" w:eastAsia="ui-sans-serif" w:hAnsi="ui-sans-serif" w:cs="ui-sans-serif"/>
          <w:u w:val="single"/>
        </w:rPr>
      </w:pPr>
      <w:r w:rsidRPr="2C9A6D80">
        <w:rPr>
          <w:rFonts w:ascii="ui-sans-serif" w:eastAsia="ui-sans-serif" w:hAnsi="ui-sans-serif" w:cs="ui-sans-serif"/>
          <w:u w:val="single"/>
        </w:rPr>
        <w:t xml:space="preserve">Traditional Rule Authoring Bottlenecks - </w:t>
      </w:r>
    </w:p>
    <w:p w14:paraId="69699D09" w14:textId="60DB2F8B" w:rsidR="431FA36F" w:rsidRDefault="431FA36F">
      <w:pPr>
        <w:pStyle w:val="ListParagraph"/>
        <w:numPr>
          <w:ilvl w:val="0"/>
          <w:numId w:val="3"/>
        </w:numPr>
        <w:spacing w:line="276" w:lineRule="auto"/>
        <w:rPr>
          <w:rFonts w:ascii="ui-sans-serif" w:eastAsia="ui-sans-serif" w:hAnsi="ui-sans-serif" w:cs="ui-sans-serif"/>
        </w:rPr>
      </w:pPr>
      <w:r w:rsidRPr="506B7B47">
        <w:rPr>
          <w:rFonts w:ascii="ui-sans-serif" w:eastAsia="ui-sans-serif" w:hAnsi="ui-sans-serif" w:cs="ui-sans-serif"/>
          <w:b/>
          <w:bCs/>
        </w:rPr>
        <w:t>Dependency on BRUs:</w:t>
      </w:r>
      <w:r w:rsidRPr="506B7B47">
        <w:rPr>
          <w:rFonts w:ascii="ui-sans-serif" w:eastAsia="ui-sans-serif" w:hAnsi="ui-sans-serif" w:cs="ui-sans-serif"/>
        </w:rPr>
        <w:t xml:space="preserve"> Analysts cannot independently create or modify rules, creating backlogs and delaying deployment.</w:t>
      </w:r>
    </w:p>
    <w:p w14:paraId="0B28BAE5" w14:textId="4F713659" w:rsidR="0C87A575" w:rsidRDefault="0C87A575">
      <w:pPr>
        <w:pStyle w:val="ListParagraph"/>
        <w:numPr>
          <w:ilvl w:val="0"/>
          <w:numId w:val="3"/>
        </w:numPr>
        <w:spacing w:line="276" w:lineRule="auto"/>
        <w:rPr>
          <w:rFonts w:ascii="ui-sans-serif" w:eastAsia="ui-sans-serif" w:hAnsi="ui-sans-serif" w:cs="ui-sans-serif"/>
        </w:rPr>
      </w:pPr>
      <w:r w:rsidRPr="506B7B47">
        <w:rPr>
          <w:rFonts w:ascii="ui-sans-serif" w:eastAsia="ui-sans-serif" w:hAnsi="ui-sans-serif" w:cs="ui-sans-serif"/>
          <w:b/>
          <w:bCs/>
        </w:rPr>
        <w:t>Batch editing bottlenecks -</w:t>
      </w:r>
      <w:r w:rsidRPr="506B7B47">
        <w:rPr>
          <w:rFonts w:ascii="ui-sans-serif" w:eastAsia="ui-sans-serif" w:hAnsi="ui-sans-serif" w:cs="ui-sans-serif"/>
        </w:rPr>
        <w:t xml:space="preserve"> </w:t>
      </w:r>
      <w:r>
        <w:br/>
      </w:r>
      <w:r w:rsidR="27CE6E1B" w:rsidRPr="506B7B47">
        <w:rPr>
          <w:rFonts w:ascii="ui-sans-serif" w:eastAsia="ui-sans-serif" w:hAnsi="ui-sans-serif" w:cs="ui-sans-serif"/>
        </w:rPr>
        <w:t>Editing multiple rules at once still requires extensive BRU intervention, inflating support loads.</w:t>
      </w:r>
    </w:p>
    <w:p w14:paraId="6DD0FC14" w14:textId="08CD2580" w:rsidR="27CE6E1B" w:rsidRDefault="27CE6E1B">
      <w:pPr>
        <w:pStyle w:val="ListParagraph"/>
        <w:numPr>
          <w:ilvl w:val="0"/>
          <w:numId w:val="3"/>
        </w:numPr>
        <w:spacing w:line="276" w:lineRule="auto"/>
        <w:rPr>
          <w:rFonts w:ascii="ui-sans-serif" w:eastAsia="ui-sans-serif" w:hAnsi="ui-sans-serif" w:cs="ui-sans-serif"/>
          <w:b/>
          <w:bCs/>
        </w:rPr>
      </w:pPr>
      <w:r w:rsidRPr="506B7B47">
        <w:rPr>
          <w:rFonts w:ascii="ui-sans-serif" w:eastAsia="ui-sans-serif" w:hAnsi="ui-sans-serif" w:cs="ui-sans-serif"/>
          <w:b/>
          <w:bCs/>
        </w:rPr>
        <w:t>Conflict checking complexities</w:t>
      </w:r>
      <w:r w:rsidR="0A7BAAEC" w:rsidRPr="506B7B47">
        <w:rPr>
          <w:rFonts w:ascii="ui-sans-serif" w:eastAsia="ui-sans-serif" w:hAnsi="ui-sans-serif" w:cs="ui-sans-serif"/>
          <w:b/>
          <w:bCs/>
        </w:rPr>
        <w:t xml:space="preserve"> -</w:t>
      </w:r>
    </w:p>
    <w:p w14:paraId="1BB498B9" w14:textId="33BBF166" w:rsidR="27CE6E1B" w:rsidRDefault="27CE6E1B" w:rsidP="2C9A6D80">
      <w:pPr>
        <w:pStyle w:val="ListParagraph"/>
        <w:spacing w:line="276" w:lineRule="auto"/>
      </w:pPr>
      <w:r w:rsidRPr="2C9A6D80">
        <w:rPr>
          <w:rFonts w:ascii="ui-sans-serif" w:eastAsia="ui-sans-serif" w:hAnsi="ui-sans-serif" w:cs="ui-sans-serif"/>
        </w:rPr>
        <w:t>Identifying conflicting or redundant rules without automated support extends turnaround times. Impact - Higher operational costs rising into millions annually.</w:t>
      </w:r>
    </w:p>
    <w:p w14:paraId="38A61555" w14:textId="51D89045" w:rsidR="27CE6E1B" w:rsidRDefault="27CE6E1B" w:rsidP="2C9A6D80">
      <w:pPr>
        <w:spacing w:line="276" w:lineRule="auto"/>
      </w:pPr>
      <w:r w:rsidRPr="2C9A6D80">
        <w:rPr>
          <w:rFonts w:ascii="ui-sans-serif" w:eastAsia="ui-sans-serif" w:hAnsi="ui-sans-serif" w:cs="ui-sans-serif"/>
          <w:u w:val="single"/>
        </w:rPr>
        <w:t>Impact -</w:t>
      </w:r>
    </w:p>
    <w:p w14:paraId="08CC8553" w14:textId="3D908B36" w:rsidR="27CE6E1B" w:rsidRDefault="27CE6E1B">
      <w:pPr>
        <w:pStyle w:val="ListParagraph"/>
        <w:numPr>
          <w:ilvl w:val="0"/>
          <w:numId w:val="2"/>
        </w:numPr>
        <w:spacing w:line="276" w:lineRule="auto"/>
        <w:rPr>
          <w:rFonts w:ascii="ui-sans-serif" w:eastAsia="ui-sans-serif" w:hAnsi="ui-sans-serif" w:cs="ui-sans-serif"/>
        </w:rPr>
      </w:pPr>
      <w:r w:rsidRPr="2C9A6D80">
        <w:rPr>
          <w:rFonts w:ascii="ui-sans-serif" w:eastAsia="ui-sans-serif" w:hAnsi="ui-sans-serif" w:cs="ui-sans-serif"/>
        </w:rPr>
        <w:t>Higher operational costs rising into millions annually.</w:t>
      </w:r>
    </w:p>
    <w:p w14:paraId="12A8ED26" w14:textId="5502EEDF" w:rsidR="27CE6E1B" w:rsidRDefault="27CE6E1B">
      <w:pPr>
        <w:pStyle w:val="ListParagraph"/>
        <w:numPr>
          <w:ilvl w:val="0"/>
          <w:numId w:val="2"/>
        </w:numPr>
        <w:spacing w:line="276" w:lineRule="auto"/>
        <w:rPr>
          <w:rFonts w:ascii="ui-sans-serif" w:eastAsia="ui-sans-serif" w:hAnsi="ui-sans-serif" w:cs="ui-sans-serif"/>
        </w:rPr>
      </w:pPr>
      <w:r w:rsidRPr="2C9A6D80">
        <w:rPr>
          <w:rFonts w:ascii="ui-sans-serif" w:eastAsia="ui-sans-serif" w:hAnsi="ui-sans-serif" w:cs="ui-sans-serif"/>
        </w:rPr>
        <w:t>Slower response to regulatory changes impacting compliance and business agility.</w:t>
      </w:r>
    </w:p>
    <w:p w14:paraId="0C7ECDFA" w14:textId="1CA466BA" w:rsidR="27CE6E1B" w:rsidRDefault="27CE6E1B">
      <w:pPr>
        <w:pStyle w:val="ListParagraph"/>
        <w:numPr>
          <w:ilvl w:val="0"/>
          <w:numId w:val="2"/>
        </w:numPr>
        <w:spacing w:line="276" w:lineRule="auto"/>
        <w:rPr>
          <w:rFonts w:ascii="ui-sans-serif" w:eastAsia="ui-sans-serif" w:hAnsi="ui-sans-serif" w:cs="ui-sans-serif"/>
        </w:rPr>
      </w:pPr>
      <w:r w:rsidRPr="2C9A6D80">
        <w:rPr>
          <w:rFonts w:ascii="ui-sans-serif" w:eastAsia="ui-sans-serif" w:hAnsi="ui-sans-serif" w:cs="ui-sans-serif"/>
        </w:rPr>
        <w:t>Inability of analysts to exercise full control over their domain-specific logic.</w:t>
      </w:r>
    </w:p>
    <w:p w14:paraId="1886C2CF" w14:textId="1B5BCBED" w:rsidR="27CE6E1B" w:rsidRDefault="27CE6E1B" w:rsidP="2C9A6D80">
      <w:pPr>
        <w:spacing w:line="276" w:lineRule="auto"/>
      </w:pPr>
      <w:r w:rsidRPr="2C9A6D80">
        <w:rPr>
          <w:rFonts w:ascii="ui-sans-serif" w:eastAsia="ui-sans-serif" w:hAnsi="ui-sans-serif" w:cs="ui-sans-serif"/>
          <w:u w:val="single"/>
        </w:rPr>
        <w:t xml:space="preserve">Expanded View of User Challenges - </w:t>
      </w:r>
    </w:p>
    <w:p w14:paraId="647183D8" w14:textId="53E149DE" w:rsidR="2C9A6D80" w:rsidRDefault="31814CF6" w:rsidP="2C9A6D80">
      <w:pPr>
        <w:spacing w:line="276" w:lineRule="auto"/>
      </w:pPr>
      <w:r w:rsidRPr="506B7B47">
        <w:rPr>
          <w:rFonts w:ascii="ui-sans-serif" w:eastAsia="ui-sans-serif" w:hAnsi="ui-sans-serif" w:cs="ui-sans-serif"/>
        </w:rPr>
        <w:t xml:space="preserve">While these teams possess the technical expertise necessary for rule creation, their limited capacity creates a critical bottleneck: </w:t>
      </w:r>
    </w:p>
    <w:p w14:paraId="50C4EC75" w14:textId="6D8D8D6D" w:rsidR="31814CF6" w:rsidRDefault="31814CF6" w:rsidP="506B7B47">
      <w:pPr>
        <w:pStyle w:val="ListParagraph"/>
        <w:numPr>
          <w:ilvl w:val="0"/>
          <w:numId w:val="1"/>
        </w:numPr>
        <w:spacing w:line="276" w:lineRule="auto"/>
        <w:rPr>
          <w:rFonts w:ascii="ui-sans-serif" w:eastAsia="ui-sans-serif" w:hAnsi="ui-sans-serif" w:cs="ui-sans-serif"/>
        </w:rPr>
      </w:pPr>
      <w:r w:rsidRPr="506B7B47">
        <w:rPr>
          <w:rFonts w:ascii="ui-sans-serif" w:eastAsia="ui-sans-serif" w:hAnsi="ui-sans-serif" w:cs="ui-sans-serif"/>
        </w:rPr>
        <w:t>Limited Bandwidth</w:t>
      </w:r>
    </w:p>
    <w:p w14:paraId="5143DF7A" w14:textId="3E79274E" w:rsidR="31814CF6" w:rsidRDefault="31814CF6" w:rsidP="506B7B47">
      <w:pPr>
        <w:pStyle w:val="ListParagraph"/>
        <w:numPr>
          <w:ilvl w:val="0"/>
          <w:numId w:val="1"/>
        </w:numPr>
        <w:spacing w:line="276" w:lineRule="auto"/>
        <w:rPr>
          <w:rFonts w:ascii="ui-sans-serif" w:eastAsia="ui-sans-serif" w:hAnsi="ui-sans-serif" w:cs="ui-sans-serif"/>
        </w:rPr>
      </w:pPr>
      <w:r w:rsidRPr="506B7B47">
        <w:rPr>
          <w:rFonts w:ascii="ui-sans-serif" w:eastAsia="ui-sans-serif" w:hAnsi="ui-sans-serif" w:cs="ui-sans-serif"/>
        </w:rPr>
        <w:t>Skill Silos</w:t>
      </w:r>
    </w:p>
    <w:p w14:paraId="40EBC889" w14:textId="1214ABDC" w:rsidR="31814CF6" w:rsidRDefault="31814CF6" w:rsidP="506B7B47">
      <w:pPr>
        <w:pStyle w:val="ListParagraph"/>
        <w:numPr>
          <w:ilvl w:val="0"/>
          <w:numId w:val="1"/>
        </w:numPr>
        <w:spacing w:line="276" w:lineRule="auto"/>
        <w:rPr>
          <w:rFonts w:ascii="ui-sans-serif" w:eastAsia="ui-sans-serif" w:hAnsi="ui-sans-serif" w:cs="ui-sans-serif"/>
        </w:rPr>
      </w:pPr>
      <w:r w:rsidRPr="506B7B47">
        <w:rPr>
          <w:rFonts w:ascii="ui-sans-serif" w:eastAsia="ui-sans-serif" w:hAnsi="ui-sans-serif" w:cs="ui-sans-serif"/>
        </w:rPr>
        <w:t>Communication Gaps</w:t>
      </w:r>
      <w:r>
        <w:br/>
      </w:r>
    </w:p>
    <w:p w14:paraId="7A9609B3" w14:textId="4840E1CB" w:rsidR="31814CF6" w:rsidRDefault="31814CF6" w:rsidP="2C9A6D80">
      <w:pPr>
        <w:spacing w:line="276" w:lineRule="auto"/>
      </w:pPr>
      <w:r w:rsidRPr="506B7B47">
        <w:rPr>
          <w:rFonts w:ascii="ui-sans-serif" w:eastAsia="ui-sans-serif" w:hAnsi="ui-sans-serif" w:cs="ui-sans-serif"/>
        </w:rPr>
        <w:t xml:space="preserve">These dependencies inflate delivery timelines significantly and increase operational costs due to prolonged manual intervention. </w:t>
      </w:r>
    </w:p>
    <w:p w14:paraId="2BEE084F" w14:textId="18001451" w:rsidR="2C9A6D80" w:rsidRDefault="2C9A6D80" w:rsidP="2C9A6D80">
      <w:pPr>
        <w:spacing w:line="276" w:lineRule="auto"/>
        <w:rPr>
          <w:rFonts w:ascii="ui-sans-serif" w:eastAsia="ui-sans-serif" w:hAnsi="ui-sans-serif" w:cs="ui-sans-serif"/>
        </w:rPr>
      </w:pPr>
    </w:p>
    <w:p w14:paraId="593E87A9" w14:textId="3E526E22" w:rsidR="027D7975" w:rsidRDefault="027D7975" w:rsidP="2C9A6D80">
      <w:pPr>
        <w:spacing w:line="276" w:lineRule="auto"/>
        <w:rPr>
          <w:rFonts w:ascii="ui-sans-serif" w:eastAsia="ui-sans-serif" w:hAnsi="ui-sans-serif" w:cs="ui-sans-serif"/>
          <w:u w:val="single"/>
        </w:rPr>
      </w:pPr>
      <w:r w:rsidRPr="2C9A6D80">
        <w:rPr>
          <w:rFonts w:ascii="ui-sans-serif" w:eastAsia="ui-sans-serif" w:hAnsi="ui-sans-serif" w:cs="ui-sans-serif"/>
          <w:u w:val="single"/>
        </w:rPr>
        <w:t xml:space="preserve">Inefficient batch editing and rule modification - </w:t>
      </w:r>
    </w:p>
    <w:p w14:paraId="5A73EFE9" w14:textId="696825A5" w:rsidR="027D7975" w:rsidRDefault="027D7975" w:rsidP="2C9A6D80">
      <w:pPr>
        <w:spacing w:line="276" w:lineRule="auto"/>
        <w:rPr>
          <w:rFonts w:ascii="Satoshi" w:hAnsi="Satoshi"/>
        </w:rPr>
      </w:pPr>
      <w:r w:rsidRPr="2C9A6D80">
        <w:rPr>
          <w:rFonts w:ascii="Satoshi" w:hAnsi="Satoshi"/>
        </w:rPr>
        <w:t>In practice, healthcare data environments require periodic bulk updates to rules, such as adapting to regulatory changes or correcting systemic data issues. However:</w:t>
      </w:r>
      <w:r w:rsidRPr="2C9A6D80">
        <w:rPr>
          <w:rFonts w:ascii="MS Mincho" w:eastAsia="MS Mincho" w:hAnsi="MS Mincho" w:cs="MS Mincho"/>
        </w:rPr>
        <w:t> </w:t>
      </w:r>
    </w:p>
    <w:p w14:paraId="3F84EDA2" w14:textId="715C8945" w:rsidR="027D7975" w:rsidRDefault="027D7975">
      <w:pPr>
        <w:numPr>
          <w:ilvl w:val="0"/>
          <w:numId w:val="17"/>
        </w:numPr>
        <w:spacing w:line="276" w:lineRule="auto"/>
        <w:rPr>
          <w:rFonts w:ascii="Satoshi" w:hAnsi="Satoshi"/>
        </w:rPr>
      </w:pPr>
      <w:r w:rsidRPr="2C9A6D80">
        <w:rPr>
          <w:rFonts w:ascii="Satoshi" w:hAnsi="Satoshi"/>
          <w:b/>
          <w:bCs/>
        </w:rPr>
        <w:t>High support overhead:</w:t>
      </w:r>
      <w:r w:rsidRPr="2C9A6D80">
        <w:rPr>
          <w:rFonts w:ascii="Satoshi" w:hAnsi="Satoshi"/>
        </w:rPr>
        <w:t xml:space="preserve"> Even when clients delegate rule editing to their own UI teams, many “simple” changes still require </w:t>
      </w:r>
      <w:commentRangeStart w:id="6"/>
      <w:commentRangeStart w:id="7"/>
      <w:r w:rsidRPr="2C9A6D80">
        <w:rPr>
          <w:rFonts w:ascii="Satoshi" w:hAnsi="Satoshi"/>
        </w:rPr>
        <w:t xml:space="preserve">BRU </w:t>
      </w:r>
      <w:commentRangeEnd w:id="6"/>
      <w:r w:rsidRPr="2C9A6D80">
        <w:rPr>
          <w:rStyle w:val="CommentReference"/>
          <w:rFonts w:ascii="Satoshi" w:hAnsi="Satoshi"/>
          <w:sz w:val="24"/>
          <w:szCs w:val="24"/>
        </w:rPr>
        <w:commentReference w:id="6"/>
      </w:r>
      <w:commentRangeEnd w:id="7"/>
      <w:r w:rsidRPr="2C9A6D80">
        <w:rPr>
          <w:rStyle w:val="CommentReference"/>
          <w:rFonts w:ascii="Satoshi" w:hAnsi="Satoshi"/>
          <w:sz w:val="24"/>
          <w:szCs w:val="24"/>
        </w:rPr>
        <w:commentReference w:id="7"/>
      </w:r>
      <w:r w:rsidRPr="2C9A6D80">
        <w:rPr>
          <w:rFonts w:ascii="Satoshi" w:hAnsi="Satoshi"/>
        </w:rPr>
        <w:t>involvement due to insufficient user-friendly tooling.</w:t>
      </w:r>
    </w:p>
    <w:p w14:paraId="01C3C1BC" w14:textId="0C415AD9" w:rsidR="027D7975" w:rsidRDefault="027D7975">
      <w:pPr>
        <w:numPr>
          <w:ilvl w:val="0"/>
          <w:numId w:val="17"/>
        </w:numPr>
        <w:spacing w:line="276" w:lineRule="auto"/>
        <w:rPr>
          <w:rFonts w:ascii="Satoshi" w:hAnsi="Satoshi"/>
        </w:rPr>
      </w:pPr>
      <w:r w:rsidRPr="2C9A6D80">
        <w:rPr>
          <w:rFonts w:ascii="Satoshi" w:hAnsi="Satoshi"/>
          <w:b/>
          <w:bCs/>
        </w:rPr>
        <w:lastRenderedPageBreak/>
        <w:t>Process fragmentation:</w:t>
      </w:r>
      <w:r w:rsidRPr="2C9A6D80">
        <w:rPr>
          <w:rFonts w:ascii="Satoshi" w:hAnsi="Satoshi"/>
        </w:rPr>
        <w:t xml:space="preserve"> Editing multiple rules across different systems or modules becomes fragmented, with little automation to coordinate batch updates or version synchronizations.</w:t>
      </w:r>
    </w:p>
    <w:p w14:paraId="616F46FA" w14:textId="176A145C" w:rsidR="027D7975" w:rsidRDefault="027D7975">
      <w:pPr>
        <w:numPr>
          <w:ilvl w:val="0"/>
          <w:numId w:val="17"/>
        </w:numPr>
        <w:spacing w:line="276" w:lineRule="auto"/>
        <w:rPr>
          <w:rFonts w:ascii="Satoshi" w:hAnsi="Satoshi"/>
        </w:rPr>
      </w:pPr>
      <w:r w:rsidRPr="2C9A6D80">
        <w:rPr>
          <w:rFonts w:ascii="Satoshi" w:hAnsi="Satoshi"/>
          <w:b/>
          <w:bCs/>
        </w:rPr>
        <w:t>Error proneness:</w:t>
      </w:r>
      <w:r w:rsidRPr="2C9A6D80">
        <w:rPr>
          <w:rFonts w:ascii="Satoshi" w:hAnsi="Satoshi"/>
        </w:rPr>
        <w:t xml:space="preserve"> Manual edits across hundreds or thousands of rules amplify opportunities for human error, inconsistencies, or overlooked conflicts.</w:t>
      </w:r>
    </w:p>
    <w:p w14:paraId="6D473846" w14:textId="0528E8C1" w:rsidR="027D7975" w:rsidRDefault="027D7975" w:rsidP="2C9A6D80">
      <w:pPr>
        <w:spacing w:line="276" w:lineRule="auto"/>
        <w:rPr>
          <w:rFonts w:ascii="Satoshi" w:hAnsi="Satoshi"/>
        </w:rPr>
      </w:pPr>
      <w:r w:rsidRPr="2C9A6D80">
        <w:rPr>
          <w:rFonts w:ascii="Satoshi" w:hAnsi="Satoshi"/>
        </w:rPr>
        <w:t>This inefficiency causes operational strain and delays regulatory compliance and network updates.</w:t>
      </w:r>
      <w:r>
        <w:br/>
      </w:r>
    </w:p>
    <w:p w14:paraId="18BDC827" w14:textId="3502589D" w:rsidR="027D7975" w:rsidRDefault="027D7975" w:rsidP="2C9A6D80">
      <w:pPr>
        <w:spacing w:line="276" w:lineRule="auto"/>
        <w:jc w:val="center"/>
      </w:pPr>
      <w:r>
        <w:rPr>
          <w:noProof/>
        </w:rPr>
        <w:drawing>
          <wp:inline distT="0" distB="0" distL="0" distR="0" wp14:anchorId="035181F1" wp14:editId="5844A1F9">
            <wp:extent cx="4874242" cy="3626791"/>
            <wp:effectExtent l="9525" t="9525" r="9525" b="9525"/>
            <wp:docPr id="1548104715" name="Picture 1" descr="Diagram: Process flow showing traditional rule editing bottleneck and delays in deploying updat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65958" name="Picture 1" descr="A diagram of a company&#10;&#10;AI-generated content may be incorrect."/>
                    <pic:cNvPicPr/>
                  </pic:nvPicPr>
                  <pic:blipFill>
                    <a:blip r:embed="rId10"/>
                    <a:stretch>
                      <a:fillRect/>
                    </a:stretch>
                  </pic:blipFill>
                  <pic:spPr>
                    <a:xfrm>
                      <a:off x="0" y="0"/>
                      <a:ext cx="4874242" cy="3626791"/>
                    </a:xfrm>
                    <a:prstGeom prst="rect">
                      <a:avLst/>
                    </a:prstGeom>
                    <a:ln w="9525">
                      <a:solidFill>
                        <a:schemeClr val="tx1"/>
                      </a:solidFill>
                      <a:prstDash val="solid"/>
                    </a:ln>
                  </pic:spPr>
                </pic:pic>
              </a:graphicData>
            </a:graphic>
          </wp:inline>
        </w:drawing>
      </w:r>
    </w:p>
    <w:p w14:paraId="4B06E0C5" w14:textId="05EBF5D8" w:rsidR="027D7975" w:rsidRDefault="027D7975" w:rsidP="2C9A6D80">
      <w:pPr>
        <w:spacing w:line="276" w:lineRule="auto"/>
        <w:jc w:val="center"/>
        <w:rPr>
          <w:rFonts w:ascii="Satoshi" w:hAnsi="Satoshi"/>
          <w:i/>
          <w:iCs/>
        </w:rPr>
      </w:pPr>
      <w:r w:rsidRPr="2C9A6D80">
        <w:rPr>
          <w:rFonts w:ascii="Satoshi" w:hAnsi="Satoshi"/>
          <w:i/>
          <w:iCs/>
        </w:rPr>
        <w:t>[Image Caption] Diagram: Process flow showing traditional rule editing bottleneck and delays in deploying updates</w:t>
      </w:r>
    </w:p>
    <w:p w14:paraId="37CF2C8B" w14:textId="77EDF4ED" w:rsidR="2C9A6D80" w:rsidRDefault="2C9A6D80" w:rsidP="506B7B47">
      <w:pPr>
        <w:spacing w:line="276" w:lineRule="auto"/>
      </w:pPr>
    </w:p>
    <w:p w14:paraId="4C546D53" w14:textId="147A8A99" w:rsidR="00076CB1" w:rsidRPr="00076CB1" w:rsidRDefault="2B056464" w:rsidP="55387653">
      <w:pPr>
        <w:spacing w:line="276" w:lineRule="auto"/>
        <w:rPr>
          <w:del w:id="9" w:author="Ruttvik Aron" w:date="2026-01-29T07:52:00Z" w16du:dateUtc="2026-01-29T07:52:17Z"/>
          <w:rFonts w:ascii="Satoshi" w:hAnsi="Satoshi"/>
          <w:rPrChange w:id="10" w:author="Ruttvik Aron" w:date="2026-01-29T07:52:00Z">
            <w:rPr>
              <w:del w:id="11" w:author="Ruttvik Aron" w:date="2026-01-29T07:52:00Z" w16du:dateUtc="2026-01-29T07:52:17Z"/>
              <w:rFonts w:ascii="Satoshi" w:hAnsi="Satoshi"/>
              <w:strike/>
              <w:color w:val="FF0000"/>
            </w:rPr>
          </w:rPrChange>
        </w:rPr>
      </w:pPr>
      <w:del w:id="12" w:author="Ruttvik Aron" w:date="2026-01-29T07:52:00Z" w16du:dateUtc="2026-01-29T07:52:17Z">
        <w:r w:rsidRPr="55387653" w:rsidDel="2B056464">
          <w:rPr>
            <w:rFonts w:ascii="Satoshi" w:hAnsi="Satoshi"/>
            <w:rPrChange w:id="13" w:author="Ruttvik Aron" w:date="2026-01-29T07:52:00Z" w16du:dateUtc="2026-01-29T07:52:15Z">
              <w:rPr>
                <w:rFonts w:ascii="Satoshi" w:hAnsi="Satoshi"/>
                <w:strike/>
                <w:color w:val="FF0000"/>
              </w:rPr>
            </w:rPrChange>
          </w:rPr>
          <w:delText>On the other hand, h</w:delText>
        </w:r>
        <w:r w:rsidRPr="55387653" w:rsidDel="00076CB1">
          <w:rPr>
            <w:rFonts w:ascii="Satoshi" w:hAnsi="Satoshi"/>
            <w:rPrChange w:id="14" w:author="Ruttvik Aron" w:date="2026-01-29T07:52:00Z" w16du:dateUtc="2026-01-29T07:52:11Z">
              <w:rPr>
                <w:rFonts w:ascii="Satoshi" w:hAnsi="Satoshi"/>
                <w:strike/>
                <w:color w:val="FF0000"/>
              </w:rPr>
            </w:rPrChange>
          </w:rPr>
          <w:delText>ealthcare-specific platforms integrate domain knowledge but are rigid and require vendor dependency, limiting analyst empowerment.</w:delText>
        </w:r>
      </w:del>
    </w:p>
    <w:p w14:paraId="5FE4E47E" w14:textId="138C8C27" w:rsidR="00076CB1" w:rsidRPr="00E675EB" w:rsidRDefault="6E6A7A45" w:rsidP="55387653">
      <w:pPr>
        <w:spacing w:line="276" w:lineRule="auto"/>
        <w:rPr>
          <w:del w:id="15" w:author="Ruttvik Aron" w:date="2026-01-29T07:52:00Z" w16du:dateUtc="2026-01-29T07:52:17Z"/>
          <w:rFonts w:ascii="Satoshi" w:hAnsi="Satoshi"/>
          <w:rPrChange w:id="16" w:author="Ruttvik Aron" w:date="2026-01-29T07:52:00Z">
            <w:rPr>
              <w:del w:id="17" w:author="Ruttvik Aron" w:date="2026-01-29T07:52:00Z" w16du:dateUtc="2026-01-29T07:52:17Z"/>
              <w:rFonts w:ascii="Satoshi" w:hAnsi="Satoshi"/>
              <w:strike/>
              <w:color w:val="FF0000"/>
            </w:rPr>
          </w:rPrChange>
        </w:rPr>
      </w:pPr>
      <w:del w:id="18" w:author="Ruttvik Aron" w:date="2026-01-29T07:52:00Z" w16du:dateUtc="2026-01-29T07:52:17Z">
        <w:r w:rsidRPr="55387653" w:rsidDel="6E6A7A45">
          <w:rPr>
            <w:rFonts w:ascii="Satoshi" w:hAnsi="Satoshi"/>
            <w:rPrChange w:id="19" w:author="Ruttvik Aron" w:date="2026-01-29T07:52:00Z" w16du:dateUtc="2026-01-29T07:52:15Z">
              <w:rPr>
                <w:rFonts w:ascii="Satoshi" w:hAnsi="Satoshi"/>
                <w:strike/>
                <w:color w:val="FF0000"/>
              </w:rPr>
            </w:rPrChange>
          </w:rPr>
          <w:delText>No existing platform effectively combines plain English input, healthcare specificity, and accessibility to non-technical users.</w:delText>
        </w:r>
      </w:del>
    </w:p>
    <w:p w14:paraId="089C042D" w14:textId="47051A74" w:rsidR="00076CB1" w:rsidRPr="00CC25D7" w:rsidRDefault="6E6A7A45" w:rsidP="55387653">
      <w:pPr>
        <w:pStyle w:val="Heading2"/>
        <w:spacing w:line="276" w:lineRule="auto"/>
        <w:rPr>
          <w:del w:id="20" w:author="Ruttvik Aron" w:date="2026-01-29T07:52:00Z" w16du:dateUtc="2026-01-29T07:52:17Z"/>
          <w:rFonts w:ascii="Satoshi" w:hAnsi="Satoshi"/>
          <w:color w:val="auto"/>
          <w:u w:val="single"/>
          <w:rPrChange w:id="21" w:author="Ruttvik Aron" w:date="2026-01-29T07:52:00Z">
            <w:rPr>
              <w:del w:id="22" w:author="Ruttvik Aron" w:date="2026-01-29T07:52:00Z" w16du:dateUtc="2026-01-29T07:52:17Z"/>
              <w:rFonts w:ascii="Satoshi" w:hAnsi="Satoshi"/>
              <w:strike/>
              <w:color w:val="FF0000"/>
              <w:u w:val="single"/>
            </w:rPr>
          </w:rPrChange>
        </w:rPr>
      </w:pPr>
      <w:del w:id="23" w:author="Ruttvik Aron" w:date="2026-01-29T07:52:00Z" w16du:dateUtc="2026-01-29T07:52:17Z">
        <w:r w:rsidRPr="55387653" w:rsidDel="6E6A7A45">
          <w:rPr>
            <w:rFonts w:hint="eastAsia"/>
            <w:color w:val="auto"/>
            <w:rPrChange w:id="24" w:author="Ruttvik Aron" w:date="2026-01-29T07:52:00Z" w16du:dateUtc="2026-01-29T07:52:15Z">
              <w:rPr>
                <w:rFonts w:hint="eastAsia"/>
                <w:strike/>
                <w:color w:val="FF0000"/>
              </w:rPr>
            </w:rPrChange>
          </w:rPr>
          <w:delText>Healthcare Rule Engine Landscape:</w:delText>
        </w:r>
      </w:del>
    </w:p>
    <w:tbl>
      <w:tblPr>
        <w:tblStyle w:val="GridTable1Light"/>
        <w:tblW w:w="10963" w:type="dxa"/>
        <w:tblInd w:w="-5" w:type="dxa"/>
        <w:tblLook w:val="04A0" w:firstRow="1" w:lastRow="0" w:firstColumn="1" w:lastColumn="0" w:noHBand="0" w:noVBand="1"/>
      </w:tblPr>
      <w:tblGrid>
        <w:gridCol w:w="3472"/>
        <w:gridCol w:w="4148"/>
        <w:gridCol w:w="3343"/>
      </w:tblGrid>
      <w:tr w:rsidR="00F55DB2" w:rsidRPr="00E675EB" w14:paraId="431005D5" w14:textId="77777777" w:rsidTr="55387653">
        <w:trPr>
          <w:cnfStyle w:val="100000000000" w:firstRow="1" w:lastRow="0" w:firstColumn="0" w:lastColumn="0" w:oddVBand="0" w:evenVBand="0" w:oddHBand="0" w:evenHBand="0" w:firstRowFirstColumn="0" w:firstRowLastColumn="0" w:lastRowFirstColumn="0" w:lastRowLastColumn="0"/>
          <w:trHeight w:val="545"/>
          <w:del w:id="25" w:author="Ruttvik Aron" w:date="2026-01-29T07:52:00Z"/>
        </w:trPr>
        <w:tc>
          <w:tcPr>
            <w:cnfStyle w:val="001000000000" w:firstRow="0" w:lastRow="0" w:firstColumn="1" w:lastColumn="0" w:oddVBand="0" w:evenVBand="0" w:oddHBand="0" w:evenHBand="0" w:firstRowFirstColumn="0" w:firstRowLastColumn="0" w:lastRowFirstColumn="0" w:lastRowLastColumn="0"/>
            <w:tcW w:w="3472" w:type="dxa"/>
            <w:shd w:val="clear" w:color="auto" w:fill="DAE9F7" w:themeFill="text2" w:themeFillTint="1A"/>
          </w:tcPr>
          <w:p w14:paraId="5E0A1974" w14:textId="2B4D2E4F" w:rsidR="00076CB1" w:rsidRPr="00E675EB" w:rsidRDefault="00076CB1" w:rsidP="55387653">
            <w:pPr>
              <w:spacing w:line="276" w:lineRule="auto"/>
              <w:rPr>
                <w:rFonts w:ascii="Satoshi" w:hAnsi="Satoshi"/>
                <w:rPrChange w:id="26" w:author="Ruttvik Aron" w:date="2026-01-29T07:52:00Z">
                  <w:rPr>
                    <w:rFonts w:ascii="Satoshi" w:hAnsi="Satoshi"/>
                    <w:strike/>
                    <w:color w:val="FF0000"/>
                  </w:rPr>
                </w:rPrChange>
              </w:rPr>
            </w:pPr>
            <w:r w:rsidRPr="55387653">
              <w:rPr>
                <w:rFonts w:ascii="Satoshi" w:hAnsi="Satoshi"/>
                <w:rPrChange w:id="27" w:author="Ruttvik Aron" w:date="2026-01-29T07:52:00Z" w16du:dateUtc="2026-01-29T07:52:15Z">
                  <w:rPr>
                    <w:rFonts w:ascii="Satoshi" w:hAnsi="Satoshi"/>
                    <w:strike/>
                    <w:color w:val="FF0000"/>
                  </w:rPr>
                </w:rPrChange>
              </w:rPr>
              <w:t>Platform Type</w:t>
            </w:r>
          </w:p>
        </w:tc>
        <w:tc>
          <w:tcPr>
            <w:tcW w:w="4148" w:type="dxa"/>
            <w:shd w:val="clear" w:color="auto" w:fill="DAE9F7" w:themeFill="text2" w:themeFillTint="1A"/>
          </w:tcPr>
          <w:p w14:paraId="447F6390" w14:textId="7CDD49D7" w:rsidR="00076CB1" w:rsidRPr="00E675EB" w:rsidRDefault="00076CB1" w:rsidP="55387653">
            <w:pPr>
              <w:spacing w:line="276" w:lineRule="auto"/>
              <w:cnfStyle w:val="100000000000" w:firstRow="1" w:lastRow="0" w:firstColumn="0" w:lastColumn="0" w:oddVBand="0" w:evenVBand="0" w:oddHBand="0" w:evenHBand="0" w:firstRowFirstColumn="0" w:firstRowLastColumn="0" w:lastRowFirstColumn="0" w:lastRowLastColumn="0"/>
              <w:rPr>
                <w:rFonts w:ascii="Satoshi" w:hAnsi="Satoshi"/>
                <w:rPrChange w:id="28" w:author="Ruttvik Aron" w:date="2026-01-29T07:52:00Z">
                  <w:rPr>
                    <w:rFonts w:ascii="Satoshi" w:hAnsi="Satoshi"/>
                    <w:strike/>
                    <w:color w:val="FF0000"/>
                  </w:rPr>
                </w:rPrChange>
              </w:rPr>
            </w:pPr>
            <w:r w:rsidRPr="55387653">
              <w:rPr>
                <w:rFonts w:ascii="Satoshi" w:hAnsi="Satoshi"/>
                <w:rPrChange w:id="29" w:author="Ruttvik Aron" w:date="2026-01-29T07:52:00Z" w16du:dateUtc="2026-01-29T07:52:15Z">
                  <w:rPr>
                    <w:rFonts w:ascii="Satoshi" w:hAnsi="Satoshi"/>
                    <w:strike/>
                    <w:color w:val="FF0000"/>
                  </w:rPr>
                </w:rPrChange>
              </w:rPr>
              <w:t>Features</w:t>
            </w:r>
          </w:p>
        </w:tc>
        <w:tc>
          <w:tcPr>
            <w:tcW w:w="3343" w:type="dxa"/>
            <w:shd w:val="clear" w:color="auto" w:fill="DAE9F7" w:themeFill="text2" w:themeFillTint="1A"/>
          </w:tcPr>
          <w:p w14:paraId="661B5EC8" w14:textId="2AE42AEF" w:rsidR="00076CB1" w:rsidRPr="00E675EB" w:rsidRDefault="00076CB1" w:rsidP="55387653">
            <w:pPr>
              <w:spacing w:line="276" w:lineRule="auto"/>
              <w:cnfStyle w:val="100000000000" w:firstRow="1" w:lastRow="0" w:firstColumn="0" w:lastColumn="0" w:oddVBand="0" w:evenVBand="0" w:oddHBand="0" w:evenHBand="0" w:firstRowFirstColumn="0" w:firstRowLastColumn="0" w:lastRowFirstColumn="0" w:lastRowLastColumn="0"/>
              <w:rPr>
                <w:rFonts w:ascii="Satoshi" w:hAnsi="Satoshi"/>
                <w:rPrChange w:id="30" w:author="Ruttvik Aron" w:date="2026-01-29T07:52:00Z">
                  <w:rPr>
                    <w:rFonts w:ascii="Satoshi" w:hAnsi="Satoshi"/>
                    <w:strike/>
                    <w:color w:val="FF0000"/>
                  </w:rPr>
                </w:rPrChange>
              </w:rPr>
            </w:pPr>
            <w:r w:rsidRPr="55387653">
              <w:rPr>
                <w:rFonts w:ascii="Satoshi" w:hAnsi="Satoshi"/>
                <w:rPrChange w:id="31" w:author="Ruttvik Aron" w:date="2026-01-29T07:52:00Z" w16du:dateUtc="2026-01-29T07:52:15Z">
                  <w:rPr>
                    <w:rFonts w:ascii="Satoshi" w:hAnsi="Satoshi"/>
                    <w:strike/>
                    <w:color w:val="FF0000"/>
                  </w:rPr>
                </w:rPrChange>
              </w:rPr>
              <w:t>Limitations</w:t>
            </w:r>
          </w:p>
        </w:tc>
      </w:tr>
      <w:tr w:rsidR="00076CB1" w:rsidRPr="00E675EB" w14:paraId="208F0711" w14:textId="77777777" w:rsidTr="55387653">
        <w:trPr>
          <w:trHeight w:val="682"/>
          <w:del w:id="32" w:author="Ruttvik Aron" w:date="2026-01-29T07:52:00Z"/>
        </w:trPr>
        <w:tc>
          <w:tcPr>
            <w:cnfStyle w:val="001000000000" w:firstRow="0" w:lastRow="0" w:firstColumn="1" w:lastColumn="0" w:oddVBand="0" w:evenVBand="0" w:oddHBand="0" w:evenHBand="0" w:firstRowFirstColumn="0" w:firstRowLastColumn="0" w:lastRowFirstColumn="0" w:lastRowLastColumn="0"/>
            <w:tcW w:w="3472" w:type="dxa"/>
          </w:tcPr>
          <w:p w14:paraId="58BC9ACA" w14:textId="34FBBB21" w:rsidR="00076CB1" w:rsidRPr="00E675EB" w:rsidRDefault="00076CB1" w:rsidP="55387653">
            <w:pPr>
              <w:spacing w:line="276" w:lineRule="auto"/>
              <w:rPr>
                <w:rFonts w:ascii="Satoshi" w:hAnsi="Satoshi"/>
                <w:rPrChange w:id="33" w:author="Ruttvik Aron" w:date="2026-01-29T07:52:00Z">
                  <w:rPr>
                    <w:rFonts w:ascii="Satoshi" w:hAnsi="Satoshi"/>
                    <w:strike/>
                    <w:color w:val="FF0000"/>
                  </w:rPr>
                </w:rPrChange>
              </w:rPr>
            </w:pPr>
            <w:r w:rsidRPr="55387653">
              <w:rPr>
                <w:rFonts w:ascii="Satoshi" w:hAnsi="Satoshi"/>
                <w:rPrChange w:id="34" w:author="Ruttvik Aron" w:date="2026-01-29T07:52:00Z" w16du:dateUtc="2026-01-29T07:52:15Z">
                  <w:rPr>
                    <w:rFonts w:ascii="Satoshi" w:hAnsi="Satoshi"/>
                    <w:strike/>
                    <w:color w:val="FF0000"/>
                  </w:rPr>
                </w:rPrChange>
              </w:rPr>
              <w:t>General-Purpose Engines</w:t>
            </w:r>
          </w:p>
        </w:tc>
        <w:tc>
          <w:tcPr>
            <w:tcW w:w="4148" w:type="dxa"/>
          </w:tcPr>
          <w:p w14:paraId="568B0C20" w14:textId="6BD7838D" w:rsidR="00076CB1" w:rsidRPr="00E675EB" w:rsidRDefault="00076CB1" w:rsidP="55387653">
            <w:pPr>
              <w:spacing w:line="276" w:lineRule="auto"/>
              <w:cnfStyle w:val="000000000000" w:firstRow="0" w:lastRow="0" w:firstColumn="0" w:lastColumn="0" w:oddVBand="0" w:evenVBand="0" w:oddHBand="0" w:evenHBand="0" w:firstRowFirstColumn="0" w:firstRowLastColumn="0" w:lastRowFirstColumn="0" w:lastRowLastColumn="0"/>
              <w:rPr>
                <w:rFonts w:ascii="Satoshi" w:hAnsi="Satoshi"/>
                <w:rPrChange w:id="35" w:author="Ruttvik Aron" w:date="2026-01-29T07:52:00Z">
                  <w:rPr>
                    <w:rFonts w:ascii="Satoshi" w:hAnsi="Satoshi"/>
                    <w:strike/>
                    <w:color w:val="FF0000"/>
                  </w:rPr>
                </w:rPrChange>
              </w:rPr>
            </w:pPr>
            <w:r w:rsidRPr="55387653">
              <w:rPr>
                <w:rFonts w:ascii="Satoshi" w:hAnsi="Satoshi"/>
                <w:rPrChange w:id="36" w:author="Ruttvik Aron" w:date="2026-01-29T07:52:00Z" w16du:dateUtc="2026-01-29T07:52:15Z">
                  <w:rPr>
                    <w:rFonts w:ascii="Satoshi" w:hAnsi="Satoshi"/>
                    <w:strike/>
                    <w:color w:val="FF0000"/>
                  </w:rPr>
                </w:rPrChange>
              </w:rPr>
              <w:t xml:space="preserve">Workflow designers, no </w:t>
            </w:r>
            <w:r w:rsidR="78AF5762" w:rsidRPr="55387653">
              <w:rPr>
                <w:rFonts w:ascii="Satoshi" w:hAnsi="Satoshi"/>
                <w:rPrChange w:id="37" w:author="Ruttvik Aron" w:date="2026-01-29T07:52:00Z" w16du:dateUtc="2026-01-29T07:52:11Z">
                  <w:rPr>
                    <w:rFonts w:ascii="Satoshi" w:hAnsi="Satoshi"/>
                    <w:strike/>
                    <w:color w:val="FF0000"/>
                  </w:rPr>
                </w:rPrChange>
              </w:rPr>
              <w:t>natural language</w:t>
            </w:r>
            <w:r w:rsidRPr="55387653">
              <w:rPr>
                <w:rFonts w:ascii="Satoshi" w:hAnsi="Satoshi"/>
                <w:rPrChange w:id="38" w:author="Ruttvik Aron" w:date="2026-01-29T07:52:00Z" w16du:dateUtc="2026-01-29T07:52:11Z">
                  <w:rPr>
                    <w:rFonts w:ascii="Satoshi" w:hAnsi="Satoshi"/>
                    <w:strike/>
                    <w:color w:val="FF0000"/>
                  </w:rPr>
                </w:rPrChange>
              </w:rPr>
              <w:t xml:space="preserve"> input</w:t>
            </w:r>
          </w:p>
        </w:tc>
        <w:tc>
          <w:tcPr>
            <w:tcW w:w="3343" w:type="dxa"/>
          </w:tcPr>
          <w:p w14:paraId="2F5D122D" w14:textId="534E1C51" w:rsidR="00076CB1" w:rsidRPr="00E675EB" w:rsidRDefault="00076CB1" w:rsidP="55387653">
            <w:pPr>
              <w:spacing w:line="276" w:lineRule="auto"/>
              <w:cnfStyle w:val="000000000000" w:firstRow="0" w:lastRow="0" w:firstColumn="0" w:lastColumn="0" w:oddVBand="0" w:evenVBand="0" w:oddHBand="0" w:evenHBand="0" w:firstRowFirstColumn="0" w:firstRowLastColumn="0" w:lastRowFirstColumn="0" w:lastRowLastColumn="0"/>
              <w:rPr>
                <w:rFonts w:ascii="Satoshi" w:hAnsi="Satoshi"/>
                <w:rPrChange w:id="39" w:author="Ruttvik Aron" w:date="2026-01-29T07:52:00Z">
                  <w:rPr>
                    <w:rFonts w:ascii="Satoshi" w:hAnsi="Satoshi"/>
                    <w:strike/>
                    <w:color w:val="FF0000"/>
                  </w:rPr>
                </w:rPrChange>
              </w:rPr>
            </w:pPr>
            <w:r w:rsidRPr="55387653">
              <w:rPr>
                <w:rFonts w:ascii="Satoshi" w:hAnsi="Satoshi"/>
                <w:rPrChange w:id="40" w:author="Ruttvik Aron" w:date="2026-01-29T07:52:00Z" w16du:dateUtc="2026-01-29T07:52:15Z">
                  <w:rPr>
                    <w:rFonts w:ascii="Satoshi" w:hAnsi="Satoshi"/>
                    <w:strike/>
                    <w:color w:val="FF0000"/>
                  </w:rPr>
                </w:rPrChange>
              </w:rPr>
              <w:t>High learning curve for analysts</w:t>
            </w:r>
          </w:p>
        </w:tc>
      </w:tr>
      <w:tr w:rsidR="00076CB1" w:rsidRPr="00E675EB" w14:paraId="4A7FFC4F" w14:textId="77777777" w:rsidTr="55387653">
        <w:trPr>
          <w:trHeight w:val="272"/>
          <w:del w:id="41" w:author="Ruttvik Aron" w:date="2026-01-29T07:52:00Z"/>
        </w:trPr>
        <w:tc>
          <w:tcPr>
            <w:cnfStyle w:val="001000000000" w:firstRow="0" w:lastRow="0" w:firstColumn="1" w:lastColumn="0" w:oddVBand="0" w:evenVBand="0" w:oddHBand="0" w:evenHBand="0" w:firstRowFirstColumn="0" w:firstRowLastColumn="0" w:lastRowFirstColumn="0" w:lastRowLastColumn="0"/>
            <w:tcW w:w="3472" w:type="dxa"/>
          </w:tcPr>
          <w:p w14:paraId="2A0ECBED" w14:textId="4F079508" w:rsidR="00076CB1" w:rsidRPr="00E675EB" w:rsidRDefault="00076CB1" w:rsidP="55387653">
            <w:pPr>
              <w:spacing w:line="276" w:lineRule="auto"/>
              <w:rPr>
                <w:rFonts w:ascii="Satoshi" w:hAnsi="Satoshi"/>
                <w:rPrChange w:id="42" w:author="Ruttvik Aron" w:date="2026-01-29T07:52:00Z">
                  <w:rPr>
                    <w:rFonts w:ascii="Satoshi" w:hAnsi="Satoshi"/>
                    <w:strike/>
                    <w:color w:val="FF0000"/>
                  </w:rPr>
                </w:rPrChange>
              </w:rPr>
            </w:pPr>
            <w:r w:rsidRPr="55387653">
              <w:rPr>
                <w:rFonts w:ascii="Satoshi" w:hAnsi="Satoshi"/>
                <w:rPrChange w:id="43" w:author="Ruttvik Aron" w:date="2026-01-29T07:52:00Z" w16du:dateUtc="2026-01-29T07:52:15Z">
                  <w:rPr>
                    <w:rFonts w:ascii="Satoshi" w:hAnsi="Satoshi"/>
                    <w:strike/>
                    <w:color w:val="FF0000"/>
                  </w:rPr>
                </w:rPrChange>
              </w:rPr>
              <w:t>Healthcare-Specific Tools</w:t>
            </w:r>
          </w:p>
        </w:tc>
        <w:tc>
          <w:tcPr>
            <w:tcW w:w="4148" w:type="dxa"/>
          </w:tcPr>
          <w:p w14:paraId="14B21825" w14:textId="15D19D51" w:rsidR="00076CB1" w:rsidRPr="00E675EB" w:rsidRDefault="00076CB1" w:rsidP="55387653">
            <w:pPr>
              <w:spacing w:line="276" w:lineRule="auto"/>
              <w:cnfStyle w:val="000000000000" w:firstRow="0" w:lastRow="0" w:firstColumn="0" w:lastColumn="0" w:oddVBand="0" w:evenVBand="0" w:oddHBand="0" w:evenHBand="0" w:firstRowFirstColumn="0" w:firstRowLastColumn="0" w:lastRowFirstColumn="0" w:lastRowLastColumn="0"/>
              <w:rPr>
                <w:rFonts w:ascii="Satoshi" w:hAnsi="Satoshi"/>
                <w:rPrChange w:id="44" w:author="Ruttvik Aron" w:date="2026-01-29T07:52:00Z">
                  <w:rPr>
                    <w:rFonts w:ascii="Satoshi" w:hAnsi="Satoshi"/>
                    <w:strike/>
                    <w:color w:val="FF0000"/>
                  </w:rPr>
                </w:rPrChange>
              </w:rPr>
            </w:pPr>
            <w:r w:rsidRPr="55387653">
              <w:rPr>
                <w:rFonts w:ascii="Satoshi" w:hAnsi="Satoshi"/>
                <w:rPrChange w:id="45" w:author="Ruttvik Aron" w:date="2026-01-29T07:52:00Z" w16du:dateUtc="2026-01-29T07:52:15Z">
                  <w:rPr>
                    <w:rFonts w:ascii="Satoshi" w:hAnsi="Satoshi"/>
                    <w:strike/>
                    <w:color w:val="FF0000"/>
                  </w:rPr>
                </w:rPrChange>
              </w:rPr>
              <w:t>Domain-specific but non-customizable</w:t>
            </w:r>
          </w:p>
        </w:tc>
        <w:tc>
          <w:tcPr>
            <w:tcW w:w="3343" w:type="dxa"/>
          </w:tcPr>
          <w:p w14:paraId="0F54FD24" w14:textId="12551FAD" w:rsidR="00076CB1" w:rsidRPr="00E675EB" w:rsidRDefault="00076CB1" w:rsidP="55387653">
            <w:pPr>
              <w:spacing w:line="276" w:lineRule="auto"/>
              <w:cnfStyle w:val="000000000000" w:firstRow="0" w:lastRow="0" w:firstColumn="0" w:lastColumn="0" w:oddVBand="0" w:evenVBand="0" w:oddHBand="0" w:evenHBand="0" w:firstRowFirstColumn="0" w:firstRowLastColumn="0" w:lastRowFirstColumn="0" w:lastRowLastColumn="0"/>
              <w:rPr>
                <w:rFonts w:ascii="Satoshi" w:hAnsi="Satoshi"/>
                <w:rPrChange w:id="46" w:author="Ruttvik Aron" w:date="2026-01-29T07:52:00Z">
                  <w:rPr>
                    <w:rFonts w:ascii="Satoshi" w:hAnsi="Satoshi"/>
                    <w:strike/>
                    <w:color w:val="FF0000"/>
                  </w:rPr>
                </w:rPrChange>
              </w:rPr>
            </w:pPr>
            <w:r w:rsidRPr="55387653">
              <w:rPr>
                <w:rFonts w:ascii="Satoshi" w:hAnsi="Satoshi"/>
                <w:rPrChange w:id="47" w:author="Ruttvik Aron" w:date="2026-01-29T07:52:00Z" w16du:dateUtc="2026-01-29T07:52:15Z">
                  <w:rPr>
                    <w:rFonts w:ascii="Satoshi" w:hAnsi="Satoshi"/>
                    <w:strike/>
                    <w:color w:val="FF0000"/>
                  </w:rPr>
                </w:rPrChange>
              </w:rPr>
              <w:t>Vendor lock-in, limited agility</w:t>
            </w:r>
          </w:p>
        </w:tc>
      </w:tr>
      <w:tr w:rsidR="00076CB1" w:rsidRPr="00E675EB" w14:paraId="6C3AD1CC" w14:textId="77777777" w:rsidTr="55387653">
        <w:trPr>
          <w:trHeight w:val="300"/>
          <w:del w:id="48" w:author="Ruttvik Aron" w:date="2026-01-29T07:52:00Z"/>
        </w:trPr>
        <w:tc>
          <w:tcPr>
            <w:cnfStyle w:val="001000000000" w:firstRow="0" w:lastRow="0" w:firstColumn="1" w:lastColumn="0" w:oddVBand="0" w:evenVBand="0" w:oddHBand="0" w:evenHBand="0" w:firstRowFirstColumn="0" w:firstRowLastColumn="0" w:lastRowFirstColumn="0" w:lastRowLastColumn="0"/>
            <w:tcW w:w="3472" w:type="dxa"/>
          </w:tcPr>
          <w:p w14:paraId="2AFF3F50" w14:textId="14F4C6D9" w:rsidR="00076CB1" w:rsidRPr="00E675EB" w:rsidRDefault="6E6A7A45" w:rsidP="55387653">
            <w:pPr>
              <w:spacing w:line="276" w:lineRule="auto"/>
              <w:rPr>
                <w:rFonts w:ascii="Satoshi" w:hAnsi="Satoshi"/>
                <w:rPrChange w:id="49" w:author="Ruttvik Aron" w:date="2026-01-29T07:52:00Z">
                  <w:rPr>
                    <w:rFonts w:ascii="Satoshi" w:hAnsi="Satoshi"/>
                    <w:strike/>
                    <w:color w:val="FF0000"/>
                  </w:rPr>
                </w:rPrChange>
              </w:rPr>
            </w:pPr>
            <w:commentRangeStart w:id="50"/>
            <w:r w:rsidRPr="55387653">
              <w:rPr>
                <w:rFonts w:ascii="Satoshi" w:hAnsi="Satoshi"/>
                <w:rPrChange w:id="51" w:author="Ruttvik Aron" w:date="2026-01-29T07:52:00Z" w16du:dateUtc="2026-01-29T07:52:15Z">
                  <w:rPr>
                    <w:rFonts w:ascii="Satoshi" w:hAnsi="Satoshi"/>
                    <w:strike/>
                    <w:color w:val="FF0000"/>
                  </w:rPr>
                </w:rPrChange>
              </w:rPr>
              <w:t>HiLabs</w:t>
            </w:r>
            <w:r w:rsidRPr="55387653">
              <w:rPr>
                <w:rFonts w:ascii="Satoshi" w:hAnsi="Satoshi"/>
                <w:rPrChange w:id="52" w:author="Ruttvik Aron" w:date="2026-01-29T07:52:00Z" w16du:dateUtc="2026-01-29T07:52:11Z">
                  <w:rPr>
                    <w:rFonts w:ascii="Satoshi" w:hAnsi="Satoshi"/>
                    <w:strike/>
                    <w:color w:val="FF0000"/>
                  </w:rPr>
                </w:rPrChange>
              </w:rPr>
              <w:t xml:space="preserve"> NL Rule Engine</w:t>
            </w:r>
          </w:p>
        </w:tc>
        <w:tc>
          <w:tcPr>
            <w:tcW w:w="4148" w:type="dxa"/>
          </w:tcPr>
          <w:p w14:paraId="1D2CA706" w14:textId="084F7D92" w:rsidR="00076CB1" w:rsidRPr="00E675EB" w:rsidRDefault="6E6A7A45" w:rsidP="55387653">
            <w:pPr>
              <w:spacing w:line="276" w:lineRule="auto"/>
              <w:cnfStyle w:val="000000000000" w:firstRow="0" w:lastRow="0" w:firstColumn="0" w:lastColumn="0" w:oddVBand="0" w:evenVBand="0" w:oddHBand="0" w:evenHBand="0" w:firstRowFirstColumn="0" w:firstRowLastColumn="0" w:lastRowFirstColumn="0" w:lastRowLastColumn="0"/>
              <w:rPr>
                <w:rFonts w:ascii="Satoshi" w:hAnsi="Satoshi"/>
                <w:rPrChange w:id="53" w:author="Ruttvik Aron" w:date="2026-01-29T07:52:00Z">
                  <w:rPr>
                    <w:rFonts w:ascii="Satoshi" w:hAnsi="Satoshi"/>
                    <w:strike/>
                    <w:color w:val="FF0000"/>
                  </w:rPr>
                </w:rPrChange>
              </w:rPr>
            </w:pPr>
            <w:r w:rsidRPr="55387653">
              <w:rPr>
                <w:rFonts w:ascii="Satoshi" w:hAnsi="Satoshi"/>
                <w:rPrChange w:id="54" w:author="Ruttvik Aron" w:date="2026-01-29T07:52:00Z" w16du:dateUtc="2026-01-29T07:52:15Z">
                  <w:rPr>
                    <w:rFonts w:ascii="Satoshi" w:hAnsi="Satoshi"/>
                    <w:strike/>
                    <w:color w:val="FF0000"/>
                  </w:rPr>
                </w:rPrChange>
              </w:rPr>
              <w:t>Plain English input, AI-assisted creation</w:t>
            </w:r>
          </w:p>
        </w:tc>
        <w:tc>
          <w:tcPr>
            <w:tcW w:w="3343" w:type="dxa"/>
          </w:tcPr>
          <w:p w14:paraId="5510452E" w14:textId="66345AF8" w:rsidR="00076CB1" w:rsidRPr="00E675EB" w:rsidRDefault="6E6A7A45" w:rsidP="55387653">
            <w:pPr>
              <w:spacing w:line="276" w:lineRule="auto"/>
              <w:cnfStyle w:val="000000000000" w:firstRow="0" w:lastRow="0" w:firstColumn="0" w:lastColumn="0" w:oddVBand="0" w:evenVBand="0" w:oddHBand="0" w:evenHBand="0" w:firstRowFirstColumn="0" w:firstRowLastColumn="0" w:lastRowFirstColumn="0" w:lastRowLastColumn="0"/>
              <w:rPr>
                <w:rFonts w:ascii="Satoshi" w:hAnsi="Satoshi"/>
                <w:rPrChange w:id="55" w:author="Ruttvik Aron" w:date="2026-01-29T07:52:00Z">
                  <w:rPr>
                    <w:rFonts w:ascii="Satoshi" w:hAnsi="Satoshi"/>
                    <w:strike/>
                    <w:color w:val="FF0000"/>
                  </w:rPr>
                </w:rPrChange>
              </w:rPr>
            </w:pPr>
            <w:r w:rsidRPr="55387653">
              <w:rPr>
                <w:rFonts w:ascii="Satoshi" w:hAnsi="Satoshi"/>
                <w:rPrChange w:id="56" w:author="Ruttvik Aron" w:date="2026-01-29T07:52:00Z" w16du:dateUtc="2026-01-29T07:52:15Z">
                  <w:rPr>
                    <w:rFonts w:ascii="Satoshi" w:hAnsi="Satoshi"/>
                    <w:strike/>
                    <w:color w:val="FF0000"/>
                  </w:rPr>
                </w:rPrChange>
              </w:rPr>
              <w:t>Enables direct analyst access</w:t>
            </w:r>
          </w:p>
        </w:tc>
      </w:tr>
    </w:tbl>
    <w:commentRangeEnd w:id="50"/>
    <w:p w14:paraId="06CD30D8" w14:textId="53CBB176" w:rsidR="00076CB1" w:rsidRPr="00E675EB" w:rsidRDefault="00C83FA2" w:rsidP="55387653">
      <w:pPr>
        <w:pStyle w:val="Heading1"/>
        <w:spacing w:line="276" w:lineRule="auto"/>
        <w:rPr>
          <w:del w:id="57" w:author="Ruttvik Aron" w:date="2026-01-29T07:52:00Z" w16du:dateUtc="2026-01-29T07:52:17Z"/>
          <w:rFonts w:hint="eastAsia"/>
          <w:color w:val="auto"/>
          <w:rPrChange w:id="58" w:author="Ruttvik Aron" w:date="2026-01-29T07:52:00Z">
            <w:rPr>
              <w:del w:id="59" w:author="Ruttvik Aron" w:date="2026-01-29T07:52:00Z" w16du:dateUtc="2026-01-29T07:52:17Z"/>
              <w:rFonts w:hint="eastAsia"/>
              <w:strike/>
              <w:color w:val="FF0000"/>
            </w:rPr>
          </w:rPrChange>
        </w:rPr>
      </w:pPr>
      <w:r w:rsidRPr="55387653">
        <w:rPr>
          <w:rStyle w:val="CommentReference"/>
          <w:rFonts w:hint="eastAsia"/>
          <w:color w:val="auto"/>
          <w:sz w:val="40"/>
          <w:szCs w:val="40"/>
          <w:rPrChange w:id="60" w:author="Ruttvik Aron" w:date="2026-01-29T07:52:00Z" w16du:dateUtc="2026-01-29T07:52:15Z">
            <w:rPr>
              <w:rStyle w:val="CommentReference"/>
              <w:rFonts w:hint="eastAsia"/>
              <w:strike/>
              <w:color w:val="FF0000"/>
              <w:sz w:val="40"/>
              <w:szCs w:val="40"/>
            </w:rPr>
          </w:rPrChange>
        </w:rPr>
        <w:commentReference w:id="50"/>
      </w:r>
      <w:del w:id="61" w:author="Ruttvik Aron" w:date="2026-01-29T07:52:00Z" w16du:dateUtc="2026-01-29T07:52:17Z">
        <w:r w:rsidRPr="55387653" w:rsidDel="6D0FE3E4">
          <w:rPr>
            <w:rFonts w:hint="eastAsia"/>
            <w:color w:val="auto"/>
            <w:rPrChange w:id="62" w:author="Ruttvik Aron" w:date="2026-01-29T07:52:00Z" w16du:dateUtc="2026-01-29T07:52:15Z">
              <w:rPr>
                <w:rFonts w:hint="eastAsia"/>
                <w:strike/>
                <w:color w:val="FF0000"/>
              </w:rPr>
            </w:rPrChange>
          </w:rPr>
          <w:delText>Detailed User Pain Analysis</w:delText>
        </w:r>
        <w:r w:rsidRPr="55387653" w:rsidDel="7DC39F1B">
          <w:rPr>
            <w:rFonts w:hint="eastAsia"/>
            <w:color w:val="auto"/>
            <w:rPrChange w:id="63" w:author="Ruttvik Aron" w:date="2026-01-29T07:52:00Z" w16du:dateUtc="2026-01-29T07:52:11Z">
              <w:rPr>
                <w:rFonts w:hint="eastAsia"/>
                <w:strike/>
                <w:color w:val="FF0000"/>
              </w:rPr>
            </w:rPrChange>
          </w:rPr>
          <w:delText xml:space="preserve"> (Problem Statement)</w:delText>
        </w:r>
      </w:del>
    </w:p>
    <w:p w14:paraId="1F18C233" w14:textId="1A50BF1C" w:rsidR="00076CB1" w:rsidRPr="00076CB1" w:rsidRDefault="6E6A7A45" w:rsidP="55387653">
      <w:pPr>
        <w:spacing w:line="276" w:lineRule="auto"/>
        <w:rPr>
          <w:del w:id="64" w:author="Ruttvik Aron" w:date="2026-01-29T07:52:00Z" w16du:dateUtc="2026-01-29T07:52:17Z"/>
          <w:rFonts w:ascii="Satoshi" w:hAnsi="Satoshi"/>
          <w:rPrChange w:id="65" w:author="Ruttvik Aron" w:date="2026-01-29T07:52:00Z">
            <w:rPr>
              <w:del w:id="66" w:author="Ruttvik Aron" w:date="2026-01-29T07:52:00Z" w16du:dateUtc="2026-01-29T07:52:17Z"/>
              <w:rFonts w:ascii="Satoshi" w:hAnsi="Satoshi"/>
              <w:strike/>
              <w:color w:val="FF0000"/>
            </w:rPr>
          </w:rPrChange>
        </w:rPr>
      </w:pPr>
      <w:del w:id="67" w:author="Ruttvik Aron" w:date="2026-01-29T07:52:00Z" w16du:dateUtc="2026-01-29T07:52:17Z">
        <w:r w:rsidRPr="55387653" w:rsidDel="6E6A7A45">
          <w:rPr>
            <w:rFonts w:ascii="Satoshi" w:hAnsi="Satoshi"/>
            <w:b/>
            <w:bCs/>
            <w:rPrChange w:id="68" w:author="Ruttvik Aron" w:date="2026-01-29T07:52:00Z" w16du:dateUtc="2026-01-29T07:52:15Z">
              <w:rPr>
                <w:rFonts w:ascii="Satoshi" w:hAnsi="Satoshi"/>
                <w:b/>
                <w:bCs/>
                <w:strike/>
                <w:color w:val="FF0000"/>
              </w:rPr>
            </w:rPrChange>
          </w:rPr>
          <w:delText>Key Pain Points Identified:</w:delText>
        </w:r>
      </w:del>
    </w:p>
    <w:p w14:paraId="286ABCD5" w14:textId="3B8666E9" w:rsidR="00076CB1" w:rsidRPr="00076CB1" w:rsidRDefault="6E6A7A45">
      <w:pPr>
        <w:pStyle w:val="ListParagraph"/>
        <w:keepNext/>
        <w:keepLines/>
        <w:numPr>
          <w:ilvl w:val="0"/>
          <w:numId w:val="12"/>
        </w:numPr>
        <w:spacing w:line="276" w:lineRule="auto"/>
        <w:rPr>
          <w:del w:id="69" w:author="Ruttvik Aron" w:date="2026-01-29T07:52:00Z" w16du:dateUtc="2026-01-29T07:52:17Z"/>
          <w:rFonts w:ascii="Satoshi" w:hAnsi="Satoshi"/>
          <w:rPrChange w:id="70" w:author="Ruttvik Aron" w:date="2026-01-29T07:52:00Z">
            <w:rPr>
              <w:del w:id="71" w:author="Ruttvik Aron" w:date="2026-01-29T07:52:00Z" w16du:dateUtc="2026-01-29T07:52:17Z"/>
              <w:rFonts w:ascii="Satoshi" w:hAnsi="Satoshi"/>
              <w:strike/>
              <w:color w:val="FF0000"/>
            </w:rPr>
          </w:rPrChange>
        </w:rPr>
      </w:pPr>
      <w:del w:id="72" w:author="Ruttvik Aron" w:date="2026-01-29T07:52:00Z" w16du:dateUtc="2026-01-29T07:52:17Z">
        <w:r w:rsidRPr="55387653" w:rsidDel="6E6A7A45">
          <w:rPr>
            <w:rFonts w:ascii="Satoshi" w:hAnsi="Satoshi"/>
            <w:b/>
            <w:bCs/>
            <w:rPrChange w:id="73" w:author="Ruttvik Aron" w:date="2026-01-29T07:52:00Z" w16du:dateUtc="2026-01-29T07:52:15Z">
              <w:rPr>
                <w:rFonts w:ascii="Satoshi" w:hAnsi="Satoshi"/>
                <w:b/>
                <w:bCs/>
                <w:strike/>
                <w:color w:val="FF0000"/>
              </w:rPr>
            </w:rPrChange>
          </w:rPr>
          <w:delText>Dependency on BRU</w:delText>
        </w:r>
        <w:r w:rsidRPr="55387653" w:rsidDel="55105DA3">
          <w:rPr>
            <w:rFonts w:ascii="Satoshi" w:hAnsi="Satoshi"/>
            <w:b/>
            <w:bCs/>
            <w:rPrChange w:id="74" w:author="Ruttvik Aron" w:date="2026-01-29T07:52:00Z" w16du:dateUtc="2026-01-29T07:52:11Z">
              <w:rPr>
                <w:rFonts w:ascii="Satoshi" w:hAnsi="Satoshi"/>
                <w:b/>
                <w:bCs/>
                <w:strike/>
                <w:color w:val="FF0000"/>
              </w:rPr>
            </w:rPrChange>
          </w:rPr>
          <w:delText>s</w:delText>
        </w:r>
        <w:r w:rsidRPr="55387653" w:rsidDel="6E6A7A45">
          <w:rPr>
            <w:rFonts w:ascii="Satoshi" w:hAnsi="Satoshi"/>
            <w:b/>
            <w:bCs/>
            <w:rPrChange w:id="75" w:author="Ruttvik Aron" w:date="2026-01-29T07:52:00Z" w16du:dateUtc="2026-01-29T07:52:11Z">
              <w:rPr>
                <w:rFonts w:ascii="Satoshi" w:hAnsi="Satoshi"/>
                <w:b/>
                <w:bCs/>
                <w:strike/>
                <w:color w:val="FF0000"/>
              </w:rPr>
            </w:rPrChange>
          </w:rPr>
          <w:delText>:</w:delText>
        </w:r>
        <w:r w:rsidRPr="55387653" w:rsidDel="6E6A7A45">
          <w:rPr>
            <w:rFonts w:ascii="Satoshi" w:hAnsi="Satoshi"/>
            <w:rPrChange w:id="76" w:author="Ruttvik Aron" w:date="2026-01-29T07:52:00Z" w16du:dateUtc="2026-01-29T07:52:11Z">
              <w:rPr>
                <w:rFonts w:ascii="Satoshi" w:hAnsi="Satoshi"/>
                <w:strike/>
                <w:color w:val="FF0000"/>
              </w:rPr>
            </w:rPrChange>
          </w:rPr>
          <w:delText xml:space="preserve"> Analysts cannot independently create or </w:delText>
        </w:r>
        <w:r w:rsidRPr="55387653" w:rsidDel="6E6A7A45">
          <w:rPr>
            <w:rFonts w:ascii="Satoshi" w:hAnsi="Satoshi"/>
            <w:rPrChange w:id="77" w:author="Ruttvik Aron" w:date="2026-01-29T07:52:00Z" w16du:dateUtc="2026-01-29T07:52:11Z">
              <w:rPr>
                <w:rFonts w:ascii="Satoshi" w:hAnsi="Satoshi"/>
                <w:strike/>
                <w:color w:val="FF0000"/>
              </w:rPr>
            </w:rPrChange>
          </w:rPr>
          <w:delText>modify rules, creating backlogs and delaying deployment.</w:delText>
        </w:r>
      </w:del>
    </w:p>
    <w:p w14:paraId="3A8943B3" w14:textId="2B7D201E" w:rsidR="00076CB1" w:rsidRPr="00076CB1" w:rsidRDefault="6E6A7A45">
      <w:pPr>
        <w:pStyle w:val="ListParagraph"/>
        <w:keepNext/>
        <w:keepLines/>
        <w:numPr>
          <w:ilvl w:val="0"/>
          <w:numId w:val="12"/>
        </w:numPr>
        <w:spacing w:line="276" w:lineRule="auto"/>
        <w:rPr>
          <w:del w:id="78" w:author="Ruttvik Aron" w:date="2026-01-29T07:52:00Z" w16du:dateUtc="2026-01-29T07:52:17Z"/>
          <w:rFonts w:ascii="Satoshi" w:hAnsi="Satoshi"/>
          <w:rPrChange w:id="79" w:author="Ruttvik Aron" w:date="2026-01-29T07:52:00Z">
            <w:rPr>
              <w:del w:id="80" w:author="Ruttvik Aron" w:date="2026-01-29T07:52:00Z" w16du:dateUtc="2026-01-29T07:52:17Z"/>
              <w:rFonts w:ascii="Satoshi" w:hAnsi="Satoshi"/>
              <w:strike/>
              <w:color w:val="FF0000"/>
            </w:rPr>
          </w:rPrChange>
        </w:rPr>
      </w:pPr>
      <w:del w:id="81" w:author="Ruttvik Aron" w:date="2026-01-29T07:52:00Z" w16du:dateUtc="2026-01-29T07:52:17Z">
        <w:r w:rsidRPr="55387653" w:rsidDel="6E6A7A45">
          <w:rPr>
            <w:rFonts w:ascii="Satoshi" w:hAnsi="Satoshi"/>
            <w:b/>
            <w:bCs/>
            <w:rPrChange w:id="82" w:author="Ruttvik Aron" w:date="2026-01-29T07:52:00Z" w16du:dateUtc="2026-01-29T07:52:15Z">
              <w:rPr>
                <w:rFonts w:ascii="Satoshi" w:hAnsi="Satoshi"/>
                <w:b/>
                <w:bCs/>
                <w:strike/>
                <w:color w:val="FF0000"/>
              </w:rPr>
            </w:rPrChange>
          </w:rPr>
          <w:delText xml:space="preserve">Batch </w:delText>
        </w:r>
        <w:r w:rsidRPr="55387653" w:rsidDel="5D31D882">
          <w:rPr>
            <w:rFonts w:ascii="Satoshi" w:hAnsi="Satoshi"/>
            <w:b/>
            <w:bCs/>
            <w:rPrChange w:id="83" w:author="Ruttvik Aron" w:date="2026-01-29T07:52:00Z" w16du:dateUtc="2026-01-29T07:52:11Z">
              <w:rPr>
                <w:rFonts w:ascii="Satoshi" w:hAnsi="Satoshi"/>
                <w:b/>
                <w:bCs/>
                <w:strike/>
                <w:color w:val="FF0000"/>
              </w:rPr>
            </w:rPrChange>
          </w:rPr>
          <w:delText>e</w:delText>
        </w:r>
        <w:r w:rsidRPr="55387653" w:rsidDel="6E6A7A45">
          <w:rPr>
            <w:rFonts w:ascii="Satoshi" w:hAnsi="Satoshi"/>
            <w:b/>
            <w:bCs/>
            <w:rPrChange w:id="84" w:author="Ruttvik Aron" w:date="2026-01-29T07:52:00Z" w16du:dateUtc="2026-01-29T07:52:11Z">
              <w:rPr>
                <w:rFonts w:ascii="Satoshi" w:hAnsi="Satoshi"/>
                <w:b/>
                <w:bCs/>
                <w:strike/>
                <w:color w:val="FF0000"/>
              </w:rPr>
            </w:rPrChange>
          </w:rPr>
          <w:delText xml:space="preserve">diting </w:delText>
        </w:r>
        <w:r w:rsidRPr="55387653" w:rsidDel="28C5E2D9">
          <w:rPr>
            <w:rFonts w:ascii="Satoshi" w:hAnsi="Satoshi"/>
            <w:b/>
            <w:bCs/>
            <w:rPrChange w:id="85" w:author="Ruttvik Aron" w:date="2026-01-29T07:52:00Z" w16du:dateUtc="2026-01-29T07:52:11Z">
              <w:rPr>
                <w:rFonts w:ascii="Satoshi" w:hAnsi="Satoshi"/>
                <w:b/>
                <w:bCs/>
                <w:strike/>
                <w:color w:val="FF0000"/>
              </w:rPr>
            </w:rPrChange>
          </w:rPr>
          <w:delText>b</w:delText>
        </w:r>
        <w:r w:rsidRPr="55387653" w:rsidDel="6E6A7A45">
          <w:rPr>
            <w:rFonts w:ascii="Satoshi" w:hAnsi="Satoshi"/>
            <w:b/>
            <w:bCs/>
            <w:rPrChange w:id="86" w:author="Ruttvik Aron" w:date="2026-01-29T07:52:00Z" w16du:dateUtc="2026-01-29T07:52:11Z">
              <w:rPr>
                <w:rFonts w:ascii="Satoshi" w:hAnsi="Satoshi"/>
                <w:b/>
                <w:bCs/>
                <w:strike/>
                <w:color w:val="FF0000"/>
              </w:rPr>
            </w:rPrChange>
          </w:rPr>
          <w:delText>ottlenecks:</w:delText>
        </w:r>
        <w:r w:rsidRPr="55387653" w:rsidDel="6E6A7A45">
          <w:rPr>
            <w:rFonts w:ascii="Satoshi" w:hAnsi="Satoshi"/>
            <w:rPrChange w:id="87" w:author="Ruttvik Aron" w:date="2026-01-29T07:52:00Z" w16du:dateUtc="2026-01-29T07:52:11Z">
              <w:rPr>
                <w:rFonts w:ascii="Satoshi" w:hAnsi="Satoshi"/>
                <w:strike/>
                <w:color w:val="FF0000"/>
              </w:rPr>
            </w:rPrChange>
          </w:rPr>
          <w:delText xml:space="preserve"> Editing multiple rules at once still requires extensive BRU intervention, inflating support loads.</w:delText>
        </w:r>
      </w:del>
    </w:p>
    <w:p w14:paraId="065A161E" w14:textId="53FAE857" w:rsidR="00076CB1" w:rsidRPr="00076CB1" w:rsidRDefault="6E6A7A45">
      <w:pPr>
        <w:pStyle w:val="ListParagraph"/>
        <w:keepNext/>
        <w:keepLines/>
        <w:numPr>
          <w:ilvl w:val="0"/>
          <w:numId w:val="12"/>
        </w:numPr>
        <w:spacing w:line="276" w:lineRule="auto"/>
        <w:rPr>
          <w:del w:id="88" w:author="Ruttvik Aron" w:date="2026-01-29T07:52:00Z" w16du:dateUtc="2026-01-29T07:52:17Z"/>
          <w:rFonts w:ascii="Satoshi" w:hAnsi="Satoshi"/>
          <w:b/>
          <w:bCs/>
          <w:rPrChange w:id="89" w:author="Ruttvik Aron" w:date="2026-01-29T07:52:00Z">
            <w:rPr>
              <w:del w:id="90" w:author="Ruttvik Aron" w:date="2026-01-29T07:52:00Z" w16du:dateUtc="2026-01-29T07:52:17Z"/>
              <w:rFonts w:ascii="Satoshi" w:hAnsi="Satoshi"/>
              <w:b/>
              <w:bCs/>
              <w:strike/>
              <w:color w:val="FF0000"/>
            </w:rPr>
          </w:rPrChange>
        </w:rPr>
      </w:pPr>
      <w:del w:id="91" w:author="Ruttvik Aron" w:date="2026-01-29T07:52:00Z" w16du:dateUtc="2026-01-29T07:52:17Z">
        <w:r w:rsidRPr="55387653" w:rsidDel="6E6A7A45">
          <w:rPr>
            <w:rFonts w:ascii="Satoshi" w:hAnsi="Satoshi"/>
            <w:b/>
            <w:bCs/>
            <w:rPrChange w:id="92" w:author="Ruttvik Aron" w:date="2026-01-29T07:52:00Z" w16du:dateUtc="2026-01-29T07:52:15Z">
              <w:rPr>
                <w:rFonts w:ascii="Satoshi" w:hAnsi="Satoshi"/>
                <w:b/>
                <w:bCs/>
                <w:strike/>
                <w:color w:val="FF0000"/>
              </w:rPr>
            </w:rPrChange>
          </w:rPr>
          <w:delText xml:space="preserve">Conflict </w:delText>
        </w:r>
        <w:r w:rsidRPr="55387653" w:rsidDel="3ECC3BDD">
          <w:rPr>
            <w:rFonts w:ascii="Satoshi" w:hAnsi="Satoshi"/>
            <w:b/>
            <w:bCs/>
            <w:rPrChange w:id="93" w:author="Ruttvik Aron" w:date="2026-01-29T07:52:00Z" w16du:dateUtc="2026-01-29T07:52:11Z">
              <w:rPr>
                <w:rFonts w:ascii="Satoshi" w:hAnsi="Satoshi"/>
                <w:b/>
                <w:bCs/>
                <w:strike/>
                <w:color w:val="FF0000"/>
              </w:rPr>
            </w:rPrChange>
          </w:rPr>
          <w:delText>c</w:delText>
        </w:r>
        <w:r w:rsidRPr="55387653" w:rsidDel="6E6A7A45">
          <w:rPr>
            <w:rFonts w:ascii="Satoshi" w:hAnsi="Satoshi"/>
            <w:b/>
            <w:bCs/>
            <w:rPrChange w:id="94" w:author="Ruttvik Aron" w:date="2026-01-29T07:52:00Z" w16du:dateUtc="2026-01-29T07:52:11Z">
              <w:rPr>
                <w:rFonts w:ascii="Satoshi" w:hAnsi="Satoshi"/>
                <w:b/>
                <w:bCs/>
                <w:strike/>
                <w:color w:val="FF0000"/>
              </w:rPr>
            </w:rPrChange>
          </w:rPr>
          <w:delText xml:space="preserve">hecking </w:delText>
        </w:r>
        <w:r w:rsidRPr="55387653" w:rsidDel="040C9DF3">
          <w:rPr>
            <w:rFonts w:ascii="Satoshi" w:hAnsi="Satoshi"/>
            <w:b/>
            <w:bCs/>
            <w:rPrChange w:id="95" w:author="Ruttvik Aron" w:date="2026-01-29T07:52:00Z" w16du:dateUtc="2026-01-29T07:52:11Z">
              <w:rPr>
                <w:rFonts w:ascii="Satoshi" w:hAnsi="Satoshi"/>
                <w:b/>
                <w:bCs/>
                <w:strike/>
                <w:color w:val="FF0000"/>
              </w:rPr>
            </w:rPrChange>
          </w:rPr>
          <w:delText>c</w:delText>
        </w:r>
        <w:r w:rsidRPr="55387653" w:rsidDel="6E6A7A45">
          <w:rPr>
            <w:rFonts w:ascii="Satoshi" w:hAnsi="Satoshi"/>
            <w:b/>
            <w:bCs/>
            <w:rPrChange w:id="96" w:author="Ruttvik Aron" w:date="2026-01-29T07:52:00Z" w16du:dateUtc="2026-01-29T07:52:11Z">
              <w:rPr>
                <w:rFonts w:ascii="Satoshi" w:hAnsi="Satoshi"/>
                <w:b/>
                <w:bCs/>
                <w:strike/>
                <w:color w:val="FF0000"/>
              </w:rPr>
            </w:rPrChange>
          </w:rPr>
          <w:delText>omplexities:</w:delText>
        </w:r>
        <w:r w:rsidRPr="55387653" w:rsidDel="6E6A7A45">
          <w:rPr>
            <w:rFonts w:ascii="Satoshi" w:hAnsi="Satoshi"/>
            <w:rPrChange w:id="97" w:author="Ruttvik Aron" w:date="2026-01-29T07:52:00Z" w16du:dateUtc="2026-01-29T07:52:11Z">
              <w:rPr>
                <w:rFonts w:ascii="Satoshi" w:hAnsi="Satoshi"/>
                <w:strike/>
                <w:color w:val="FF0000"/>
              </w:rPr>
            </w:rPrChange>
          </w:rPr>
          <w:delText xml:space="preserve"> Identifying conflicting or redundant rules without automated support extends turnaround times.</w:delText>
        </w:r>
      </w:del>
    </w:p>
    <w:p w14:paraId="724F80A5" w14:textId="7E3CDA38" w:rsidR="00076CB1" w:rsidRPr="00076CB1" w:rsidRDefault="6E6A7A45" w:rsidP="55387653">
      <w:pPr>
        <w:keepNext/>
        <w:keepLines/>
        <w:spacing w:line="276" w:lineRule="auto"/>
        <w:rPr>
          <w:del w:id="98" w:author="Ruttvik Aron" w:date="2026-01-29T07:52:00Z" w16du:dateUtc="2026-01-29T07:52:17Z"/>
          <w:rFonts w:ascii="Satoshi" w:hAnsi="Satoshi"/>
          <w:b/>
          <w:bCs/>
          <w:rPrChange w:id="99" w:author="Ruttvik Aron" w:date="2026-01-29T07:52:00Z">
            <w:rPr>
              <w:del w:id="100" w:author="Ruttvik Aron" w:date="2026-01-29T07:52:00Z" w16du:dateUtc="2026-01-29T07:52:17Z"/>
              <w:rFonts w:ascii="Satoshi" w:hAnsi="Satoshi"/>
              <w:b/>
              <w:bCs/>
              <w:strike/>
              <w:color w:val="FF0000"/>
            </w:rPr>
          </w:rPrChange>
        </w:rPr>
      </w:pPr>
      <w:del w:id="101" w:author="Ruttvik Aron" w:date="2026-01-29T07:52:00Z" w16du:dateUtc="2026-01-29T07:52:17Z">
        <w:r w:rsidRPr="55387653" w:rsidDel="6E6A7A45">
          <w:rPr>
            <w:rFonts w:ascii="Satoshi" w:hAnsi="Satoshi"/>
            <w:b/>
            <w:bCs/>
            <w:rPrChange w:id="102" w:author="Ruttvik Aron" w:date="2026-01-29T07:52:00Z" w16du:dateUtc="2026-01-29T07:52:15Z">
              <w:rPr>
                <w:rFonts w:ascii="Satoshi" w:hAnsi="Satoshi"/>
                <w:b/>
                <w:bCs/>
                <w:strike/>
                <w:color w:val="FF0000"/>
              </w:rPr>
            </w:rPrChange>
          </w:rPr>
          <w:delText>Impact:</w:delText>
        </w:r>
      </w:del>
    </w:p>
    <w:p w14:paraId="6F073A71" w14:textId="77777777" w:rsidR="00076CB1" w:rsidRPr="00076CB1" w:rsidRDefault="00076CB1">
      <w:pPr>
        <w:keepNext/>
        <w:keepLines/>
        <w:numPr>
          <w:ilvl w:val="0"/>
          <w:numId w:val="15"/>
        </w:numPr>
        <w:spacing w:line="276" w:lineRule="auto"/>
        <w:rPr>
          <w:del w:id="103" w:author="Ruttvik Aron" w:date="2026-01-29T07:52:00Z" w16du:dateUtc="2026-01-29T07:52:17Z"/>
          <w:rFonts w:ascii="Satoshi" w:hAnsi="Satoshi"/>
          <w:rPrChange w:id="104" w:author="Ruttvik Aron" w:date="2026-01-29T07:52:00Z">
            <w:rPr>
              <w:del w:id="105" w:author="Ruttvik Aron" w:date="2026-01-29T07:52:00Z" w16du:dateUtc="2026-01-29T07:52:17Z"/>
              <w:rFonts w:ascii="Satoshi" w:hAnsi="Satoshi"/>
              <w:strike/>
              <w:color w:val="FF0000"/>
            </w:rPr>
          </w:rPrChange>
        </w:rPr>
      </w:pPr>
      <w:del w:id="106" w:author="Ruttvik Aron" w:date="2026-01-29T07:52:00Z" w16du:dateUtc="2026-01-29T07:52:17Z">
        <w:r w:rsidRPr="55387653" w:rsidDel="00076CB1">
          <w:rPr>
            <w:rFonts w:ascii="Satoshi" w:hAnsi="Satoshi"/>
            <w:rPrChange w:id="107" w:author="Ruttvik Aron" w:date="2026-01-29T07:52:00Z" w16du:dateUtc="2026-01-29T07:52:15Z">
              <w:rPr>
                <w:rFonts w:ascii="Satoshi" w:hAnsi="Satoshi"/>
                <w:strike/>
                <w:color w:val="FF0000"/>
              </w:rPr>
            </w:rPrChange>
          </w:rPr>
          <w:delText>Higher operational costs rising into millions annually.</w:delText>
        </w:r>
      </w:del>
    </w:p>
    <w:p w14:paraId="0359EEAD" w14:textId="18F48360" w:rsidR="00076CB1" w:rsidRPr="00076CB1" w:rsidRDefault="00076CB1">
      <w:pPr>
        <w:keepNext/>
        <w:keepLines/>
        <w:numPr>
          <w:ilvl w:val="0"/>
          <w:numId w:val="15"/>
        </w:numPr>
        <w:spacing w:line="276" w:lineRule="auto"/>
        <w:rPr>
          <w:del w:id="108" w:author="Ruttvik Aron" w:date="2026-01-29T07:52:00Z" w16du:dateUtc="2026-01-29T07:52:17Z"/>
          <w:rFonts w:ascii="Satoshi" w:hAnsi="Satoshi"/>
          <w:rPrChange w:id="109" w:author="Ruttvik Aron" w:date="2026-01-29T07:52:00Z">
            <w:rPr>
              <w:del w:id="110" w:author="Ruttvik Aron" w:date="2026-01-29T07:52:00Z" w16du:dateUtc="2026-01-29T07:52:17Z"/>
              <w:rFonts w:ascii="Satoshi" w:hAnsi="Satoshi"/>
              <w:strike/>
              <w:color w:val="FF0000"/>
            </w:rPr>
          </w:rPrChange>
        </w:rPr>
      </w:pPr>
      <w:del w:id="111" w:author="Ruttvik Aron" w:date="2026-01-29T07:52:00Z" w16du:dateUtc="2026-01-29T07:52:17Z">
        <w:r w:rsidRPr="55387653" w:rsidDel="00076CB1">
          <w:rPr>
            <w:rFonts w:ascii="Satoshi" w:hAnsi="Satoshi"/>
            <w:rPrChange w:id="112" w:author="Ruttvik Aron" w:date="2026-01-29T07:52:00Z" w16du:dateUtc="2026-01-29T07:52:15Z">
              <w:rPr>
                <w:rFonts w:ascii="Satoshi" w:hAnsi="Satoshi"/>
                <w:strike/>
                <w:color w:val="FF0000"/>
              </w:rPr>
            </w:rPrChange>
          </w:rPr>
          <w:delText>Slowe</w:delText>
        </w:r>
        <w:r w:rsidRPr="55387653" w:rsidDel="00F27284">
          <w:rPr>
            <w:rFonts w:ascii="Satoshi" w:hAnsi="Satoshi"/>
            <w:rPrChange w:id="113" w:author="Ruttvik Aron" w:date="2026-01-29T07:52:00Z" w16du:dateUtc="2026-01-29T07:52:11Z">
              <w:rPr>
                <w:rFonts w:ascii="Satoshi" w:hAnsi="Satoshi"/>
                <w:strike/>
                <w:color w:val="FF0000"/>
              </w:rPr>
            </w:rPrChange>
          </w:rPr>
          <w:delText>r</w:delText>
        </w:r>
        <w:r w:rsidRPr="55387653" w:rsidDel="00076CB1">
          <w:rPr>
            <w:rFonts w:ascii="Satoshi" w:hAnsi="Satoshi"/>
            <w:rPrChange w:id="114" w:author="Ruttvik Aron" w:date="2026-01-29T07:52:00Z" w16du:dateUtc="2026-01-29T07:52:11Z">
              <w:rPr>
                <w:rFonts w:ascii="Satoshi" w:hAnsi="Satoshi"/>
                <w:strike/>
                <w:color w:val="FF0000"/>
              </w:rPr>
            </w:rPrChange>
          </w:rPr>
          <w:delText xml:space="preserve"> response to regulatory changes impacting compliance and business agility.</w:delText>
        </w:r>
      </w:del>
    </w:p>
    <w:p w14:paraId="5C544AAB" w14:textId="1ECC04DE" w:rsidR="007B0F36" w:rsidRPr="00E675EB" w:rsidRDefault="30387B49">
      <w:pPr>
        <w:keepNext/>
        <w:keepLines/>
        <w:numPr>
          <w:ilvl w:val="0"/>
          <w:numId w:val="15"/>
        </w:numPr>
        <w:spacing w:line="276" w:lineRule="auto"/>
        <w:rPr>
          <w:del w:id="115" w:author="Ruttvik Aron" w:date="2026-01-29T07:52:00Z" w16du:dateUtc="2026-01-29T07:52:17Z"/>
          <w:rFonts w:ascii="Satoshi" w:hAnsi="Satoshi"/>
          <w:rPrChange w:id="116" w:author="Ruttvik Aron" w:date="2026-01-29T07:52:00Z">
            <w:rPr>
              <w:del w:id="117" w:author="Ruttvik Aron" w:date="2026-01-29T07:52:00Z" w16du:dateUtc="2026-01-29T07:52:17Z"/>
              <w:rFonts w:ascii="Satoshi" w:hAnsi="Satoshi"/>
              <w:strike/>
              <w:color w:val="FF0000"/>
            </w:rPr>
          </w:rPrChange>
        </w:rPr>
      </w:pPr>
      <w:del w:id="118" w:author="Ruttvik Aron" w:date="2026-01-29T07:52:00Z" w16du:dateUtc="2026-01-29T07:52:17Z">
        <w:r w:rsidRPr="55387653" w:rsidDel="00CC25D7">
          <w:rPr>
            <w:rFonts w:ascii="Satoshi" w:hAnsi="Satoshi"/>
            <w:lang w:val="en-GB"/>
            <w:rPrChange w:id="119" w:author="Ruttvik Aron" w:date="2026-01-29T07:52:00Z" w16du:dateUtc="2026-01-29T07:52:15Z">
              <w:rPr>
                <w:rFonts w:ascii="Satoshi" w:hAnsi="Satoshi"/>
                <w:strike/>
                <w:color w:val="FF0000"/>
                <w:lang w:val="en-GB"/>
              </w:rPr>
            </w:rPrChange>
          </w:rPr>
          <w:delText xml:space="preserve">Inability of analysts </w:delText>
        </w:r>
        <w:r w:rsidRPr="55387653" w:rsidDel="00076CB1">
          <w:rPr>
            <w:rFonts w:ascii="Satoshi" w:hAnsi="Satoshi"/>
            <w:rPrChange w:id="120" w:author="Ruttvik Aron" w:date="2026-01-29T07:52:00Z" w16du:dateUtc="2026-01-29T07:52:11Z">
              <w:rPr>
                <w:rFonts w:ascii="Satoshi" w:hAnsi="Satoshi"/>
                <w:strike/>
                <w:color w:val="FF0000"/>
              </w:rPr>
            </w:rPrChange>
          </w:rPr>
          <w:delText>to exercise full control over their domain-specific logic.</w:delText>
        </w:r>
      </w:del>
    </w:p>
    <w:p w14:paraId="76284E32" w14:textId="43E86F42" w:rsidR="007B0F36" w:rsidRPr="00E675EB" w:rsidRDefault="3DA669BC" w:rsidP="55387653">
      <w:pPr>
        <w:pStyle w:val="Heading2"/>
        <w:spacing w:line="276" w:lineRule="auto"/>
        <w:rPr>
          <w:del w:id="121" w:author="Ruttvik Aron" w:date="2026-01-29T07:52:00Z" w16du:dateUtc="2026-01-29T07:52:17Z"/>
          <w:rFonts w:hint="eastAsia"/>
          <w:color w:val="auto"/>
          <w:rPrChange w:id="122" w:author="Ruttvik Aron" w:date="2026-01-29T07:52:00Z">
            <w:rPr>
              <w:del w:id="123" w:author="Ruttvik Aron" w:date="2026-01-29T07:52:00Z" w16du:dateUtc="2026-01-29T07:52:17Z"/>
              <w:rFonts w:hint="eastAsia"/>
              <w:strike/>
              <w:color w:val="FF0000"/>
            </w:rPr>
          </w:rPrChange>
        </w:rPr>
      </w:pPr>
      <w:del w:id="124" w:author="Ruttvik Aron" w:date="2026-01-29T07:52:00Z" w16du:dateUtc="2026-01-29T07:52:17Z">
        <w:r w:rsidRPr="55387653" w:rsidDel="3DA669BC">
          <w:rPr>
            <w:rFonts w:hint="eastAsia"/>
            <w:color w:val="auto"/>
            <w:rPrChange w:id="125" w:author="Ruttvik Aron" w:date="2026-01-29T07:52:00Z" w16du:dateUtc="2026-01-29T07:52:15Z">
              <w:rPr>
                <w:rFonts w:hint="eastAsia"/>
                <w:strike/>
                <w:color w:val="FF0000"/>
              </w:rPr>
            </w:rPrChange>
          </w:rPr>
          <w:delText xml:space="preserve">Expanded View of User Challenges in Traditional Rule Management </w:delText>
        </w:r>
      </w:del>
    </w:p>
    <w:p w14:paraId="30D33A4B" w14:textId="0A11B9D1" w:rsidR="007B0F36" w:rsidRPr="00E675EB" w:rsidRDefault="3DA669BC" w:rsidP="55387653">
      <w:pPr>
        <w:spacing w:line="276" w:lineRule="auto"/>
        <w:rPr>
          <w:del w:id="126" w:author="Ruttvik Aron" w:date="2026-01-29T07:52:00Z" w16du:dateUtc="2026-01-29T07:52:17Z"/>
          <w:rFonts w:ascii="Satoshi" w:hAnsi="Satoshi"/>
          <w:rPrChange w:id="127" w:author="Ruttvik Aron" w:date="2026-01-29T07:52:00Z">
            <w:rPr>
              <w:del w:id="128" w:author="Ruttvik Aron" w:date="2026-01-29T07:52:00Z" w16du:dateUtc="2026-01-29T07:52:17Z"/>
              <w:rFonts w:ascii="Satoshi" w:hAnsi="Satoshi"/>
              <w:strike/>
              <w:color w:val="FF0000"/>
            </w:rPr>
          </w:rPrChange>
        </w:rPr>
      </w:pPr>
      <w:del w:id="129" w:author="Ruttvik Aron" w:date="2026-01-29T07:52:00Z" w16du:dateUtc="2026-01-29T07:52:17Z">
        <w:r w:rsidRPr="55387653" w:rsidDel="3DA669BC">
          <w:rPr>
            <w:rFonts w:ascii="Satoshi" w:hAnsi="Satoshi"/>
            <w:rPrChange w:id="130" w:author="Ruttvik Aron" w:date="2026-01-29T07:52:00Z" w16du:dateUtc="2026-01-29T07:52:15Z">
              <w:rPr>
                <w:rFonts w:ascii="Satoshi" w:hAnsi="Satoshi"/>
                <w:strike/>
                <w:color w:val="FF0000"/>
              </w:rPr>
            </w:rPrChange>
          </w:rPr>
          <w:delText xml:space="preserve">The following section offers an </w:delText>
        </w:r>
        <w:r w:rsidRPr="55387653" w:rsidDel="30387B49">
          <w:rPr>
            <w:rFonts w:ascii="Satoshi" w:hAnsi="Satoshi"/>
            <w:rPrChange w:id="131" w:author="Ruttvik Aron" w:date="2026-01-29T07:52:00Z" w16du:dateUtc="2026-01-29T07:52:11Z">
              <w:rPr>
                <w:rFonts w:ascii="Satoshi" w:hAnsi="Satoshi"/>
                <w:strike/>
                <w:color w:val="FF0000"/>
              </w:rPr>
            </w:rPrChange>
          </w:rPr>
          <w:delText>exploration of the user challenges in traditional healthcare data rule management, with added insights that highlight the operational and human factors contributing to inefficiencies</w:delText>
        </w:r>
        <w:r w:rsidRPr="55387653" w:rsidDel="57F53504">
          <w:rPr>
            <w:rFonts w:ascii="Satoshi" w:hAnsi="Satoshi"/>
            <w:rPrChange w:id="132" w:author="Ruttvik Aron" w:date="2026-01-29T07:52:00Z" w16du:dateUtc="2026-01-29T07:52:11Z">
              <w:rPr>
                <w:rFonts w:ascii="Satoshi" w:hAnsi="Satoshi"/>
                <w:strike/>
                <w:color w:val="FF0000"/>
              </w:rPr>
            </w:rPrChange>
          </w:rPr>
          <w:delText>.</w:delText>
        </w:r>
      </w:del>
    </w:p>
    <w:p w14:paraId="038B24B6" w14:textId="19CB9C50" w:rsidR="007B0F36" w:rsidRPr="007B0F36" w:rsidRDefault="30387B49" w:rsidP="55387653">
      <w:pPr>
        <w:pStyle w:val="Heading3"/>
        <w:spacing w:line="276" w:lineRule="auto"/>
        <w:rPr>
          <w:del w:id="133" w:author="Ruttvik Aron" w:date="2026-01-29T07:52:00Z" w16du:dateUtc="2026-01-29T07:52:17Z"/>
          <w:color w:val="auto"/>
          <w:rPrChange w:id="134" w:author="Ruttvik Aron" w:date="2026-01-29T07:52:00Z">
            <w:rPr>
              <w:del w:id="135" w:author="Ruttvik Aron" w:date="2026-01-29T07:52:00Z" w16du:dateUtc="2026-01-29T07:52:17Z"/>
              <w:strike/>
              <w:color w:val="FF0000"/>
            </w:rPr>
          </w:rPrChange>
        </w:rPr>
      </w:pPr>
      <w:del w:id="136" w:author="Ruttvik Aron" w:date="2026-01-29T07:52:00Z" w16du:dateUtc="2026-01-29T07:52:17Z">
        <w:r w:rsidRPr="55387653" w:rsidDel="30387B49">
          <w:rPr>
            <w:color w:val="auto"/>
            <w:rPrChange w:id="137" w:author="Ruttvik Aron" w:date="2026-01-29T07:52:00Z" w16du:dateUtc="2026-01-29T07:52:15Z">
              <w:rPr>
                <w:strike/>
                <w:color w:val="FF0000"/>
              </w:rPr>
            </w:rPrChange>
          </w:rPr>
          <w:delText xml:space="preserve">Heavy </w:delText>
        </w:r>
        <w:r w:rsidRPr="55387653" w:rsidDel="19440324">
          <w:rPr>
            <w:color w:val="auto"/>
            <w:rPrChange w:id="138" w:author="Ruttvik Aron" w:date="2026-01-29T07:52:00Z" w16du:dateUtc="2026-01-29T07:52:11Z">
              <w:rPr>
                <w:strike/>
                <w:color w:val="FF0000"/>
              </w:rPr>
            </w:rPrChange>
          </w:rPr>
          <w:delText>d</w:delText>
        </w:r>
        <w:r w:rsidRPr="55387653" w:rsidDel="30387B49">
          <w:rPr>
            <w:color w:val="auto"/>
            <w:rPrChange w:id="139" w:author="Ruttvik Aron" w:date="2026-01-29T07:52:00Z" w16du:dateUtc="2026-01-29T07:52:11Z">
              <w:rPr>
                <w:strike/>
                <w:color w:val="FF0000"/>
              </w:rPr>
            </w:rPrChange>
          </w:rPr>
          <w:delText xml:space="preserve">ependence on </w:delText>
        </w:r>
        <w:r w:rsidRPr="55387653" w:rsidDel="1773351F">
          <w:rPr>
            <w:color w:val="auto"/>
            <w:rPrChange w:id="140" w:author="Ruttvik Aron" w:date="2026-01-29T07:52:00Z" w16du:dateUtc="2026-01-29T07:52:11Z">
              <w:rPr>
                <w:strike/>
                <w:color w:val="FF0000"/>
              </w:rPr>
            </w:rPrChange>
          </w:rPr>
          <w:delText>s</w:delText>
        </w:r>
        <w:r w:rsidRPr="55387653" w:rsidDel="30387B49">
          <w:rPr>
            <w:color w:val="auto"/>
            <w:rPrChange w:id="141" w:author="Ruttvik Aron" w:date="2026-01-29T07:52:00Z" w16du:dateUtc="2026-01-29T07:52:11Z">
              <w:rPr>
                <w:strike/>
                <w:color w:val="FF0000"/>
              </w:rPr>
            </w:rPrChange>
          </w:rPr>
          <w:delText>pecialized Business Rules Unit</w:delText>
        </w:r>
        <w:r w:rsidRPr="55387653" w:rsidDel="5B35747E">
          <w:rPr>
            <w:color w:val="auto"/>
            <w:rPrChange w:id="142" w:author="Ruttvik Aron" w:date="2026-01-29T07:52:00Z" w16du:dateUtc="2026-01-29T07:52:11Z">
              <w:rPr>
                <w:strike/>
                <w:color w:val="FF0000"/>
              </w:rPr>
            </w:rPrChange>
          </w:rPr>
          <w:delText>s</w:delText>
        </w:r>
        <w:r w:rsidRPr="55387653" w:rsidDel="30387B49">
          <w:rPr>
            <w:color w:val="auto"/>
            <w:rPrChange w:id="143" w:author="Ruttvik Aron" w:date="2026-01-29T07:52:00Z" w16du:dateUtc="2026-01-29T07:52:11Z">
              <w:rPr>
                <w:strike/>
                <w:color w:val="FF0000"/>
              </w:rPr>
            </w:rPrChange>
          </w:rPr>
          <w:delText xml:space="preserve"> (BRU) </w:delText>
        </w:r>
      </w:del>
    </w:p>
    <w:p w14:paraId="5FC2E6A4" w14:textId="1020DBBB" w:rsidR="007B0F36" w:rsidRPr="007B0F36" w:rsidRDefault="007B0F36" w:rsidP="55387653">
      <w:pPr>
        <w:spacing w:line="276" w:lineRule="auto"/>
        <w:rPr>
          <w:del w:id="144" w:author="Ruttvik Aron" w:date="2026-01-29T07:52:00Z" w16du:dateUtc="2026-01-29T07:52:17Z"/>
          <w:rFonts w:ascii="Satoshi" w:hAnsi="Satoshi"/>
          <w:rPrChange w:id="145" w:author="Ruttvik Aron" w:date="2026-01-29T07:52:00Z">
            <w:rPr>
              <w:del w:id="146" w:author="Ruttvik Aron" w:date="2026-01-29T07:52:00Z" w16du:dateUtc="2026-01-29T07:52:17Z"/>
              <w:rFonts w:ascii="Satoshi" w:hAnsi="Satoshi"/>
              <w:strike/>
              <w:color w:val="FF0000"/>
            </w:rPr>
          </w:rPrChange>
        </w:rPr>
      </w:pPr>
      <w:del w:id="147" w:author="Ruttvik Aron" w:date="2026-01-29T07:52:00Z" w16du:dateUtc="2026-01-29T07:52:17Z">
        <w:r w:rsidRPr="55387653" w:rsidDel="007B0F36">
          <w:rPr>
            <w:rFonts w:ascii="Satoshi" w:hAnsi="Satoshi"/>
            <w:rPrChange w:id="148" w:author="Ruttvik Aron" w:date="2026-01-29T07:52:00Z" w16du:dateUtc="2026-01-29T07:52:15Z">
              <w:rPr>
                <w:rFonts w:ascii="Satoshi" w:hAnsi="Satoshi"/>
                <w:strike/>
                <w:color w:val="FF0000"/>
              </w:rPr>
            </w:rPrChange>
          </w:rPr>
          <w:delText xml:space="preserve">While these teams </w:delText>
        </w:r>
        <w:r w:rsidRPr="55387653" w:rsidDel="007B0F36">
          <w:rPr>
            <w:rFonts w:ascii="Satoshi" w:hAnsi="Satoshi"/>
            <w:rPrChange w:id="149" w:author="Ruttvik Aron" w:date="2026-01-29T07:52:00Z" w16du:dateUtc="2026-01-29T07:52:11Z">
              <w:rPr>
                <w:rFonts w:ascii="Satoshi" w:hAnsi="Satoshi"/>
                <w:strike/>
                <w:color w:val="FF0000"/>
              </w:rPr>
            </w:rPrChange>
          </w:rPr>
          <w:delText>possess the technical expertise</w:delText>
        </w:r>
        <w:r w:rsidRPr="55387653" w:rsidDel="007B0F36">
          <w:rPr>
            <w:rFonts w:ascii="Satoshi" w:hAnsi="Satoshi"/>
            <w:rPrChange w:id="150" w:author="Ruttvik Aron" w:date="2026-01-29T07:52:00Z" w16du:dateUtc="2026-01-29T07:52:11Z">
              <w:rPr>
                <w:rFonts w:ascii="Satoshi" w:hAnsi="Satoshi"/>
                <w:strike/>
                <w:color w:val="FF0000"/>
              </w:rPr>
            </w:rPrChange>
          </w:rPr>
          <w:delText xml:space="preserve"> necessary for rule creation, their limited capacity creates a critical bottleneck:</w:delText>
        </w:r>
        <w:r w:rsidRPr="55387653" w:rsidDel="007B0F36">
          <w:rPr>
            <w:rFonts w:ascii="MS Mincho" w:eastAsia="MS Mincho" w:hAnsi="MS Mincho" w:cs="MS Mincho"/>
            <w:rPrChange w:id="151" w:author="Ruttvik Aron" w:date="2026-01-29T07:52:00Z" w16du:dateUtc="2026-01-29T07:52:11Z">
              <w:rPr>
                <w:rFonts w:ascii="MS Mincho" w:eastAsia="MS Mincho" w:hAnsi="MS Mincho" w:cs="MS Mincho"/>
                <w:strike/>
                <w:color w:val="FF0000"/>
              </w:rPr>
            </w:rPrChange>
          </w:rPr>
          <w:delText> </w:delText>
        </w:r>
      </w:del>
    </w:p>
    <w:p w14:paraId="5317084E" w14:textId="19FF3DBC" w:rsidR="007B0F36" w:rsidRPr="007B0F36" w:rsidRDefault="007B0F36">
      <w:pPr>
        <w:numPr>
          <w:ilvl w:val="0"/>
          <w:numId w:val="16"/>
        </w:numPr>
        <w:spacing w:line="276" w:lineRule="auto"/>
        <w:rPr>
          <w:del w:id="152" w:author="Ruttvik Aron" w:date="2026-01-29T07:52:00Z" w16du:dateUtc="2026-01-29T07:52:17Z"/>
          <w:rFonts w:ascii="Satoshi" w:hAnsi="Satoshi"/>
          <w:rPrChange w:id="153" w:author="Ruttvik Aron" w:date="2026-01-29T07:52:00Z">
            <w:rPr>
              <w:del w:id="154" w:author="Ruttvik Aron" w:date="2026-01-29T07:52:00Z" w16du:dateUtc="2026-01-29T07:52:17Z"/>
              <w:rFonts w:ascii="Satoshi" w:hAnsi="Satoshi"/>
              <w:strike/>
              <w:color w:val="FF0000"/>
            </w:rPr>
          </w:rPrChange>
        </w:rPr>
      </w:pPr>
      <w:del w:id="155" w:author="Ruttvik Aron" w:date="2026-01-29T07:52:00Z" w16du:dateUtc="2026-01-29T07:52:17Z">
        <w:r w:rsidRPr="55387653" w:rsidDel="007B0F36">
          <w:rPr>
            <w:rFonts w:ascii="Satoshi" w:hAnsi="Satoshi"/>
            <w:b/>
            <w:bCs/>
            <w:rPrChange w:id="156" w:author="Ruttvik Aron" w:date="2026-01-29T07:52:00Z" w16du:dateUtc="2026-01-29T07:52:15Z">
              <w:rPr>
                <w:rFonts w:ascii="Satoshi" w:hAnsi="Satoshi"/>
                <w:b/>
                <w:bCs/>
                <w:strike/>
                <w:color w:val="FF0000"/>
              </w:rPr>
            </w:rPrChange>
          </w:rPr>
          <w:delText>Limited Bandwidth:</w:delText>
        </w:r>
        <w:r w:rsidRPr="55387653" w:rsidDel="007B0F36">
          <w:rPr>
            <w:rFonts w:ascii="Satoshi" w:hAnsi="Satoshi"/>
            <w:rPrChange w:id="157" w:author="Ruttvik Aron" w:date="2026-01-29T07:52:00Z" w16du:dateUtc="2026-01-29T07:52:11Z">
              <w:rPr>
                <w:rFonts w:ascii="Satoshi" w:hAnsi="Satoshi"/>
                <w:strike/>
                <w:color w:val="FF0000"/>
              </w:rPr>
            </w:rPrChange>
          </w:rPr>
          <w:delText xml:space="preserve"> BRU</w:delText>
        </w:r>
        <w:r w:rsidRPr="55387653" w:rsidDel="78EE2AA6">
          <w:rPr>
            <w:rFonts w:ascii="Satoshi" w:hAnsi="Satoshi"/>
            <w:rPrChange w:id="158" w:author="Ruttvik Aron" w:date="2026-01-29T07:52:00Z" w16du:dateUtc="2026-01-29T07:52:11Z">
              <w:rPr>
                <w:rFonts w:ascii="Satoshi" w:hAnsi="Satoshi"/>
                <w:strike/>
                <w:color w:val="FF0000"/>
              </w:rPr>
            </w:rPrChange>
          </w:rPr>
          <w:delText>s</w:delText>
        </w:r>
        <w:r w:rsidRPr="55387653" w:rsidDel="007B0F36">
          <w:rPr>
            <w:rFonts w:ascii="Satoshi" w:hAnsi="Satoshi"/>
            <w:rPrChange w:id="159" w:author="Ruttvik Aron" w:date="2026-01-29T07:52:00Z" w16du:dateUtc="2026-01-29T07:52:11Z">
              <w:rPr>
                <w:rFonts w:ascii="Satoshi" w:hAnsi="Satoshi"/>
                <w:strike/>
                <w:color w:val="FF0000"/>
              </w:rPr>
            </w:rPrChange>
          </w:rPr>
          <w:delText xml:space="preserve"> often juggle </w:delText>
        </w:r>
        <w:r w:rsidRPr="55387653" w:rsidDel="007B0F36">
          <w:rPr>
            <w:rFonts w:ascii="Satoshi" w:hAnsi="Satoshi"/>
            <w:rPrChange w:id="160" w:author="Ruttvik Aron" w:date="2026-01-29T07:52:00Z" w16du:dateUtc="2026-01-29T07:52:11Z">
              <w:rPr>
                <w:rFonts w:ascii="Satoshi" w:hAnsi="Satoshi"/>
                <w:strike/>
                <w:color w:val="FF0000"/>
              </w:rPr>
            </w:rPrChange>
          </w:rPr>
          <w:delText>numerous rule requests, both routine and complex, leading to backlogs that delay even straightforward rule edits.</w:delText>
        </w:r>
      </w:del>
    </w:p>
    <w:p w14:paraId="35A6734D" w14:textId="77777777" w:rsidR="007B0F36" w:rsidRPr="007B0F36" w:rsidRDefault="007B0F36">
      <w:pPr>
        <w:numPr>
          <w:ilvl w:val="0"/>
          <w:numId w:val="16"/>
        </w:numPr>
        <w:spacing w:line="276" w:lineRule="auto"/>
        <w:rPr>
          <w:del w:id="161" w:author="Ruttvik Aron" w:date="2026-01-29T07:52:00Z" w16du:dateUtc="2026-01-29T07:52:17Z"/>
          <w:rFonts w:ascii="Satoshi" w:hAnsi="Satoshi"/>
          <w:rPrChange w:id="162" w:author="Ruttvik Aron" w:date="2026-01-29T07:52:00Z">
            <w:rPr>
              <w:del w:id="163" w:author="Ruttvik Aron" w:date="2026-01-29T07:52:00Z" w16du:dateUtc="2026-01-29T07:52:17Z"/>
              <w:rFonts w:ascii="Satoshi" w:hAnsi="Satoshi"/>
              <w:strike/>
              <w:color w:val="FF0000"/>
            </w:rPr>
          </w:rPrChange>
        </w:rPr>
      </w:pPr>
      <w:del w:id="164" w:author="Ruttvik Aron" w:date="2026-01-29T07:52:00Z" w16du:dateUtc="2026-01-29T07:52:17Z">
        <w:r w:rsidRPr="55387653" w:rsidDel="007B0F36">
          <w:rPr>
            <w:rFonts w:ascii="Satoshi" w:hAnsi="Satoshi"/>
            <w:b/>
            <w:bCs/>
            <w:rPrChange w:id="165" w:author="Ruttvik Aron" w:date="2026-01-29T07:52:00Z" w16du:dateUtc="2026-01-29T07:52:15Z">
              <w:rPr>
                <w:rFonts w:ascii="Satoshi" w:hAnsi="Satoshi"/>
                <w:b/>
                <w:bCs/>
                <w:strike/>
                <w:color w:val="FF0000"/>
              </w:rPr>
            </w:rPrChange>
          </w:rPr>
          <w:delText>Skill Silos:</w:delText>
        </w:r>
        <w:r w:rsidRPr="55387653" w:rsidDel="007B0F36">
          <w:rPr>
            <w:rFonts w:ascii="Satoshi" w:hAnsi="Satoshi"/>
            <w:rPrChange w:id="166" w:author="Ruttvik Aron" w:date="2026-01-29T07:52:00Z" w16du:dateUtc="2026-01-29T07:52:11Z">
              <w:rPr>
                <w:rFonts w:ascii="Satoshi" w:hAnsi="Satoshi"/>
                <w:strike/>
                <w:color w:val="FF0000"/>
              </w:rPr>
            </w:rPrChange>
          </w:rPr>
          <w:delText xml:space="preserve"> The technical complexity isolates this capability to a small group, increasing organizational risk if key personnel become unavailable.</w:delText>
        </w:r>
      </w:del>
    </w:p>
    <w:p w14:paraId="4DA21814" w14:textId="77777777" w:rsidR="007B0F36" w:rsidRPr="007B0F36" w:rsidRDefault="007B0F36">
      <w:pPr>
        <w:numPr>
          <w:ilvl w:val="0"/>
          <w:numId w:val="16"/>
        </w:numPr>
        <w:spacing w:line="276" w:lineRule="auto"/>
        <w:rPr>
          <w:del w:id="167" w:author="Ruttvik Aron" w:date="2026-01-29T07:52:00Z" w16du:dateUtc="2026-01-29T07:52:17Z"/>
          <w:rFonts w:ascii="Satoshi" w:hAnsi="Satoshi"/>
          <w:rPrChange w:id="168" w:author="Ruttvik Aron" w:date="2026-01-29T07:52:00Z">
            <w:rPr>
              <w:del w:id="169" w:author="Ruttvik Aron" w:date="2026-01-29T07:52:00Z" w16du:dateUtc="2026-01-29T07:52:17Z"/>
              <w:rFonts w:ascii="Satoshi" w:hAnsi="Satoshi"/>
              <w:strike/>
              <w:color w:val="FF0000"/>
            </w:rPr>
          </w:rPrChange>
        </w:rPr>
      </w:pPr>
      <w:del w:id="170" w:author="Ruttvik Aron" w:date="2026-01-29T07:52:00Z" w16du:dateUtc="2026-01-29T07:52:17Z">
        <w:r w:rsidRPr="55387653" w:rsidDel="007B0F36">
          <w:rPr>
            <w:rFonts w:ascii="Satoshi" w:hAnsi="Satoshi"/>
            <w:b/>
            <w:bCs/>
            <w:rPrChange w:id="171" w:author="Ruttvik Aron" w:date="2026-01-29T07:52:00Z" w16du:dateUtc="2026-01-29T07:52:15Z">
              <w:rPr>
                <w:rFonts w:ascii="Satoshi" w:hAnsi="Satoshi"/>
                <w:b/>
                <w:bCs/>
                <w:strike/>
                <w:color w:val="FF0000"/>
              </w:rPr>
            </w:rPrChange>
          </w:rPr>
          <w:delText>Communication Gaps:</w:delText>
        </w:r>
        <w:r w:rsidRPr="55387653" w:rsidDel="007B0F36">
          <w:rPr>
            <w:rFonts w:ascii="Satoshi" w:hAnsi="Satoshi"/>
            <w:rPrChange w:id="172" w:author="Ruttvik Aron" w:date="2026-01-29T07:52:00Z" w16du:dateUtc="2026-01-29T07:52:11Z">
              <w:rPr>
                <w:rFonts w:ascii="Satoshi" w:hAnsi="Satoshi"/>
                <w:strike/>
                <w:color w:val="FF0000"/>
              </w:rPr>
            </w:rPrChange>
          </w:rPr>
          <w:delText xml:space="preserve"> Business analysts with domain knowledge must translate their needs into technical language or rely on intermediaries, elevating the risk of misinterpretation and error.</w:delText>
        </w:r>
      </w:del>
    </w:p>
    <w:p w14:paraId="5E829F90" w14:textId="2A875454" w:rsidR="007B0F36" w:rsidRPr="007B0F36" w:rsidRDefault="007B0F36" w:rsidP="55387653">
      <w:pPr>
        <w:spacing w:line="276" w:lineRule="auto"/>
        <w:rPr>
          <w:del w:id="173" w:author="Ruttvik Aron" w:date="2026-01-29T07:52:00Z" w16du:dateUtc="2026-01-29T07:52:17Z"/>
          <w:rFonts w:ascii="Satoshi" w:hAnsi="Satoshi"/>
          <w:rPrChange w:id="174" w:author="Ruttvik Aron" w:date="2026-01-29T07:52:00Z">
            <w:rPr>
              <w:del w:id="175" w:author="Ruttvik Aron" w:date="2026-01-29T07:52:00Z" w16du:dateUtc="2026-01-29T07:52:17Z"/>
              <w:rFonts w:ascii="Satoshi" w:hAnsi="Satoshi"/>
              <w:strike/>
              <w:color w:val="FF0000"/>
            </w:rPr>
          </w:rPrChange>
        </w:rPr>
      </w:pPr>
      <w:del w:id="176" w:author="Ruttvik Aron" w:date="2026-01-29T07:52:00Z" w16du:dateUtc="2026-01-29T07:52:17Z">
        <w:r w:rsidRPr="55387653" w:rsidDel="007B0F36">
          <w:rPr>
            <w:rFonts w:ascii="Satoshi" w:hAnsi="Satoshi"/>
            <w:rPrChange w:id="177" w:author="Ruttvik Aron" w:date="2026-01-29T07:52:00Z" w16du:dateUtc="2026-01-29T07:52:15Z">
              <w:rPr>
                <w:rFonts w:ascii="Satoshi" w:hAnsi="Satoshi"/>
                <w:strike/>
                <w:color w:val="FF0000"/>
              </w:rPr>
            </w:rPrChange>
          </w:rPr>
          <w:delText>These dependencies inflate delivery timelines significantly and increase operational costs due to prolonged manual intervention.</w:delText>
        </w:r>
        <w:r>
          <w:br/>
        </w:r>
      </w:del>
    </w:p>
    <w:p w14:paraId="15E609D8" w14:textId="32156EC6" w:rsidR="007B0F36" w:rsidRPr="00E675EB" w:rsidRDefault="30387B49" w:rsidP="55387653">
      <w:pPr>
        <w:pStyle w:val="Heading3"/>
        <w:spacing w:line="276" w:lineRule="auto"/>
        <w:rPr>
          <w:del w:id="178" w:author="Ruttvik Aron" w:date="2026-01-29T07:52:00Z" w16du:dateUtc="2026-01-29T07:52:17Z"/>
          <w:color w:val="auto"/>
          <w:rPrChange w:id="179" w:author="Ruttvik Aron" w:date="2026-01-29T07:52:00Z">
            <w:rPr>
              <w:del w:id="180" w:author="Ruttvik Aron" w:date="2026-01-29T07:52:00Z" w16du:dateUtc="2026-01-29T07:52:17Z"/>
              <w:strike/>
              <w:color w:val="FF0000"/>
            </w:rPr>
          </w:rPrChange>
        </w:rPr>
      </w:pPr>
      <w:del w:id="181" w:author="Ruttvik Aron" w:date="2026-01-29T07:52:00Z" w16du:dateUtc="2026-01-29T07:52:17Z">
        <w:r w:rsidRPr="55387653" w:rsidDel="30387B49">
          <w:rPr>
            <w:color w:val="auto"/>
            <w:rPrChange w:id="182" w:author="Ruttvik Aron" w:date="2026-01-29T07:52:00Z" w16du:dateUtc="2026-01-29T07:52:15Z">
              <w:rPr>
                <w:strike/>
                <w:color w:val="FF0000"/>
              </w:rPr>
            </w:rPrChange>
          </w:rPr>
          <w:delText xml:space="preserve">Inefficient </w:delText>
        </w:r>
        <w:r w:rsidRPr="55387653" w:rsidDel="39217021">
          <w:rPr>
            <w:color w:val="auto"/>
            <w:rPrChange w:id="183" w:author="Ruttvik Aron" w:date="2026-01-29T07:52:00Z" w16du:dateUtc="2026-01-29T07:52:11Z">
              <w:rPr>
                <w:strike/>
                <w:color w:val="FF0000"/>
              </w:rPr>
            </w:rPrChange>
          </w:rPr>
          <w:delText>b</w:delText>
        </w:r>
        <w:r w:rsidRPr="55387653" w:rsidDel="30387B49">
          <w:rPr>
            <w:color w:val="auto"/>
            <w:rPrChange w:id="184" w:author="Ruttvik Aron" w:date="2026-01-29T07:52:00Z" w16du:dateUtc="2026-01-29T07:52:11Z">
              <w:rPr>
                <w:strike/>
                <w:color w:val="FF0000"/>
              </w:rPr>
            </w:rPrChange>
          </w:rPr>
          <w:delText xml:space="preserve">atch </w:delText>
        </w:r>
        <w:r w:rsidRPr="55387653" w:rsidDel="0D80DC35">
          <w:rPr>
            <w:color w:val="auto"/>
            <w:rPrChange w:id="185" w:author="Ruttvik Aron" w:date="2026-01-29T07:52:00Z" w16du:dateUtc="2026-01-29T07:52:11Z">
              <w:rPr>
                <w:strike/>
                <w:color w:val="FF0000"/>
              </w:rPr>
            </w:rPrChange>
          </w:rPr>
          <w:delText>e</w:delText>
        </w:r>
        <w:r w:rsidRPr="55387653" w:rsidDel="30387B49">
          <w:rPr>
            <w:color w:val="auto"/>
            <w:rPrChange w:id="186" w:author="Ruttvik Aron" w:date="2026-01-29T07:52:00Z" w16du:dateUtc="2026-01-29T07:52:11Z">
              <w:rPr>
                <w:strike/>
                <w:color w:val="FF0000"/>
              </w:rPr>
            </w:rPrChange>
          </w:rPr>
          <w:delText xml:space="preserve">diting and </w:delText>
        </w:r>
        <w:r w:rsidRPr="55387653" w:rsidDel="1DBAFCFC">
          <w:rPr>
            <w:color w:val="auto"/>
            <w:rPrChange w:id="187" w:author="Ruttvik Aron" w:date="2026-01-29T07:52:00Z" w16du:dateUtc="2026-01-29T07:52:11Z">
              <w:rPr>
                <w:strike/>
                <w:color w:val="FF0000"/>
              </w:rPr>
            </w:rPrChange>
          </w:rPr>
          <w:delText>r</w:delText>
        </w:r>
        <w:r w:rsidRPr="55387653" w:rsidDel="30387B49">
          <w:rPr>
            <w:color w:val="auto"/>
            <w:rPrChange w:id="188" w:author="Ruttvik Aron" w:date="2026-01-29T07:52:00Z" w16du:dateUtc="2026-01-29T07:52:11Z">
              <w:rPr>
                <w:strike/>
                <w:color w:val="FF0000"/>
              </w:rPr>
            </w:rPrChange>
          </w:rPr>
          <w:delText xml:space="preserve">ule </w:delText>
        </w:r>
        <w:r w:rsidRPr="55387653" w:rsidDel="13C349BC">
          <w:rPr>
            <w:color w:val="auto"/>
            <w:rPrChange w:id="189" w:author="Ruttvik Aron" w:date="2026-01-29T07:52:00Z" w16du:dateUtc="2026-01-29T07:52:11Z">
              <w:rPr>
                <w:strike/>
                <w:color w:val="FF0000"/>
              </w:rPr>
            </w:rPrChange>
          </w:rPr>
          <w:delText>m</w:delText>
        </w:r>
        <w:r w:rsidRPr="55387653" w:rsidDel="30387B49">
          <w:rPr>
            <w:color w:val="auto"/>
            <w:rPrChange w:id="190" w:author="Ruttvik Aron" w:date="2026-01-29T07:52:00Z" w16du:dateUtc="2026-01-29T07:52:11Z">
              <w:rPr>
                <w:strike/>
                <w:color w:val="FF0000"/>
              </w:rPr>
            </w:rPrChange>
          </w:rPr>
          <w:delText>odification</w:delText>
        </w:r>
      </w:del>
    </w:p>
    <w:p w14:paraId="54305185" w14:textId="696825A5" w:rsidR="007B0F36" w:rsidRPr="00E675EB" w:rsidRDefault="30387B49" w:rsidP="55387653">
      <w:pPr>
        <w:spacing w:line="276" w:lineRule="auto"/>
        <w:rPr>
          <w:del w:id="191" w:author="Ruttvik Aron" w:date="2026-01-29T07:52:00Z" w16du:dateUtc="2026-01-29T07:52:17Z"/>
          <w:rFonts w:ascii="Satoshi" w:hAnsi="Satoshi"/>
          <w:rPrChange w:id="192" w:author="Ruttvik Aron" w:date="2026-01-29T07:52:00Z">
            <w:rPr>
              <w:del w:id="193" w:author="Ruttvik Aron" w:date="2026-01-29T07:52:00Z" w16du:dateUtc="2026-01-29T07:52:17Z"/>
              <w:rFonts w:ascii="Satoshi" w:hAnsi="Satoshi"/>
              <w:strike/>
              <w:color w:val="FF0000"/>
            </w:rPr>
          </w:rPrChange>
        </w:rPr>
      </w:pPr>
      <w:del w:id="194" w:author="Ruttvik Aron" w:date="2026-01-29T07:52:00Z" w16du:dateUtc="2026-01-29T07:52:17Z">
        <w:r w:rsidRPr="55387653" w:rsidDel="30387B49">
          <w:rPr>
            <w:rFonts w:ascii="Satoshi" w:hAnsi="Satoshi"/>
            <w:rPrChange w:id="195" w:author="Ruttvik Aron" w:date="2026-01-29T07:52:00Z" w16du:dateUtc="2026-01-29T07:52:15Z">
              <w:rPr>
                <w:rFonts w:ascii="Satoshi" w:hAnsi="Satoshi"/>
                <w:strike/>
                <w:color w:val="FF0000"/>
              </w:rPr>
            </w:rPrChange>
          </w:rPr>
          <w:delText>In practice, healthcare data environments require periodic bulk updates to rules</w:delText>
        </w:r>
        <w:r w:rsidRPr="55387653" w:rsidDel="50C58A4C">
          <w:rPr>
            <w:rFonts w:ascii="Satoshi" w:hAnsi="Satoshi"/>
            <w:rPrChange w:id="196" w:author="Ruttvik Aron" w:date="2026-01-29T07:52:00Z" w16du:dateUtc="2026-01-29T07:52:11Z">
              <w:rPr>
                <w:rFonts w:ascii="Satoshi" w:hAnsi="Satoshi"/>
                <w:strike/>
                <w:color w:val="FF0000"/>
              </w:rPr>
            </w:rPrChange>
          </w:rPr>
          <w:delText xml:space="preserve">, </w:delText>
        </w:r>
        <w:r w:rsidRPr="55387653" w:rsidDel="30387B49">
          <w:rPr>
            <w:rFonts w:ascii="Satoshi" w:hAnsi="Satoshi"/>
            <w:rPrChange w:id="197" w:author="Ruttvik Aron" w:date="2026-01-29T07:52:00Z" w16du:dateUtc="2026-01-29T07:52:11Z">
              <w:rPr>
                <w:rFonts w:ascii="Satoshi" w:hAnsi="Satoshi"/>
                <w:strike/>
                <w:color w:val="FF0000"/>
              </w:rPr>
            </w:rPrChange>
          </w:rPr>
          <w:delText>such as adapting to regulatory changes or correcting systemic data issues. However:</w:delText>
        </w:r>
        <w:r w:rsidRPr="55387653" w:rsidDel="30387B49">
          <w:rPr>
            <w:rFonts w:ascii="MS Mincho" w:eastAsia="MS Mincho" w:hAnsi="MS Mincho" w:cs="MS Mincho"/>
            <w:rPrChange w:id="198" w:author="Ruttvik Aron" w:date="2026-01-29T07:52:00Z" w16du:dateUtc="2026-01-29T07:52:11Z">
              <w:rPr>
                <w:rFonts w:ascii="MS Mincho" w:eastAsia="MS Mincho" w:hAnsi="MS Mincho" w:cs="MS Mincho"/>
                <w:strike/>
                <w:color w:val="FF0000"/>
              </w:rPr>
            </w:rPrChange>
          </w:rPr>
          <w:delText> </w:delText>
        </w:r>
      </w:del>
    </w:p>
    <w:p w14:paraId="5CB43EF8" w14:textId="715C8945" w:rsidR="007B0F36" w:rsidRPr="007B0F36" w:rsidRDefault="30387B49">
      <w:pPr>
        <w:numPr>
          <w:ilvl w:val="0"/>
          <w:numId w:val="17"/>
        </w:numPr>
        <w:spacing w:line="276" w:lineRule="auto"/>
        <w:rPr>
          <w:del w:id="199" w:author="Ruttvik Aron" w:date="2026-01-29T07:52:00Z" w16du:dateUtc="2026-01-29T07:52:17Z"/>
          <w:rFonts w:ascii="Satoshi" w:hAnsi="Satoshi"/>
          <w:rPrChange w:id="200" w:author="Ruttvik Aron" w:date="2026-01-29T07:52:00Z">
            <w:rPr>
              <w:del w:id="201" w:author="Ruttvik Aron" w:date="2026-01-29T07:52:00Z" w16du:dateUtc="2026-01-29T07:52:17Z"/>
              <w:rFonts w:ascii="Satoshi" w:hAnsi="Satoshi"/>
              <w:strike/>
              <w:color w:val="FF0000"/>
            </w:rPr>
          </w:rPrChange>
        </w:rPr>
      </w:pPr>
      <w:del w:id="202" w:author="Ruttvik Aron" w:date="2026-01-29T07:52:00Z" w16du:dateUtc="2026-01-29T07:52:17Z">
        <w:r w:rsidRPr="55387653" w:rsidDel="30387B49">
          <w:rPr>
            <w:rFonts w:ascii="Satoshi" w:hAnsi="Satoshi"/>
            <w:b/>
            <w:bCs/>
            <w:rPrChange w:id="203" w:author="Ruttvik Aron" w:date="2026-01-29T07:52:00Z" w16du:dateUtc="2026-01-29T07:52:15Z">
              <w:rPr>
                <w:rFonts w:ascii="Satoshi" w:hAnsi="Satoshi"/>
                <w:b/>
                <w:bCs/>
                <w:strike/>
                <w:color w:val="FF0000"/>
              </w:rPr>
            </w:rPrChange>
          </w:rPr>
          <w:delText xml:space="preserve">High </w:delText>
        </w:r>
        <w:r w:rsidRPr="55387653" w:rsidDel="567DC42C">
          <w:rPr>
            <w:rFonts w:ascii="Satoshi" w:hAnsi="Satoshi"/>
            <w:b/>
            <w:bCs/>
            <w:rPrChange w:id="204" w:author="Ruttvik Aron" w:date="2026-01-29T07:52:00Z" w16du:dateUtc="2026-01-29T07:52:11Z">
              <w:rPr>
                <w:rFonts w:ascii="Satoshi" w:hAnsi="Satoshi"/>
                <w:b/>
                <w:bCs/>
                <w:strike/>
                <w:color w:val="FF0000"/>
              </w:rPr>
            </w:rPrChange>
          </w:rPr>
          <w:delText>s</w:delText>
        </w:r>
        <w:r w:rsidRPr="55387653" w:rsidDel="30387B49">
          <w:rPr>
            <w:rFonts w:ascii="Satoshi" w:hAnsi="Satoshi"/>
            <w:b/>
            <w:bCs/>
            <w:rPrChange w:id="205" w:author="Ruttvik Aron" w:date="2026-01-29T07:52:00Z" w16du:dateUtc="2026-01-29T07:52:11Z">
              <w:rPr>
                <w:rFonts w:ascii="Satoshi" w:hAnsi="Satoshi"/>
                <w:b/>
                <w:bCs/>
                <w:strike/>
                <w:color w:val="FF0000"/>
              </w:rPr>
            </w:rPrChange>
          </w:rPr>
          <w:delText xml:space="preserve">upport </w:delText>
        </w:r>
        <w:r w:rsidRPr="55387653" w:rsidDel="2D01CAFB">
          <w:rPr>
            <w:rFonts w:ascii="Satoshi" w:hAnsi="Satoshi"/>
            <w:b/>
            <w:bCs/>
            <w:rPrChange w:id="206" w:author="Ruttvik Aron" w:date="2026-01-29T07:52:00Z" w16du:dateUtc="2026-01-29T07:52:11Z">
              <w:rPr>
                <w:rFonts w:ascii="Satoshi" w:hAnsi="Satoshi"/>
                <w:b/>
                <w:bCs/>
                <w:strike/>
                <w:color w:val="FF0000"/>
              </w:rPr>
            </w:rPrChange>
          </w:rPr>
          <w:delText>o</w:delText>
        </w:r>
        <w:r w:rsidRPr="55387653" w:rsidDel="30387B49">
          <w:rPr>
            <w:rFonts w:ascii="Satoshi" w:hAnsi="Satoshi"/>
            <w:b/>
            <w:bCs/>
            <w:rPrChange w:id="207" w:author="Ruttvik Aron" w:date="2026-01-29T07:52:00Z" w16du:dateUtc="2026-01-29T07:52:11Z">
              <w:rPr>
                <w:rFonts w:ascii="Satoshi" w:hAnsi="Satoshi"/>
                <w:b/>
                <w:bCs/>
                <w:strike/>
                <w:color w:val="FF0000"/>
              </w:rPr>
            </w:rPrChange>
          </w:rPr>
          <w:delText>verhead:</w:delText>
        </w:r>
        <w:r w:rsidRPr="55387653" w:rsidDel="30387B49">
          <w:rPr>
            <w:rFonts w:ascii="Satoshi" w:hAnsi="Satoshi"/>
            <w:rPrChange w:id="208" w:author="Ruttvik Aron" w:date="2026-01-29T07:52:00Z" w16du:dateUtc="2026-01-29T07:52:11Z">
              <w:rPr>
                <w:rFonts w:ascii="Satoshi" w:hAnsi="Satoshi"/>
                <w:strike/>
                <w:color w:val="FF0000"/>
              </w:rPr>
            </w:rPrChange>
          </w:rPr>
          <w:delText xml:space="preserve"> Even when clients delegate rule editing to their own UI teams, many “simple” changes still require </w:delText>
        </w:r>
        <w:commentRangeStart w:id="209"/>
        <w:commentRangeStart w:id="210"/>
        <w:r w:rsidRPr="55387653" w:rsidDel="30387B49">
          <w:rPr>
            <w:rFonts w:ascii="Satoshi" w:hAnsi="Satoshi"/>
            <w:rPrChange w:id="211" w:author="Ruttvik Aron" w:date="2026-01-29T07:52:00Z" w16du:dateUtc="2026-01-29T07:52:11Z">
              <w:rPr>
                <w:rFonts w:ascii="Satoshi" w:hAnsi="Satoshi"/>
                <w:strike/>
                <w:color w:val="FF0000"/>
              </w:rPr>
            </w:rPrChange>
          </w:rPr>
          <w:delText xml:space="preserve">BRU </w:delText>
        </w:r>
      </w:del>
      <w:commentRangeEnd w:id="209"/>
      <w:r w:rsidRPr="55387653">
        <w:rPr>
          <w:rStyle w:val="CommentReference"/>
          <w:rFonts w:ascii="Satoshi" w:hAnsi="Satoshi"/>
          <w:sz w:val="24"/>
          <w:szCs w:val="24"/>
          <w:rPrChange w:id="212" w:author="Ruttvik Aron" w:date="2026-01-29T07:52:00Z" w16du:dateUtc="2026-01-29T07:52:11Z">
            <w:rPr>
              <w:rStyle w:val="CommentReference"/>
              <w:rFonts w:ascii="Satoshi" w:hAnsi="Satoshi"/>
              <w:strike/>
              <w:color w:val="FF0000"/>
              <w:sz w:val="24"/>
              <w:szCs w:val="24"/>
            </w:rPr>
          </w:rPrChange>
        </w:rPr>
        <w:commentReference w:id="209"/>
      </w:r>
      <w:commentRangeEnd w:id="210"/>
      <w:r w:rsidRPr="55387653">
        <w:rPr>
          <w:rStyle w:val="CommentReference"/>
          <w:rFonts w:ascii="Satoshi" w:hAnsi="Satoshi"/>
          <w:sz w:val="24"/>
          <w:szCs w:val="24"/>
          <w:rPrChange w:id="214" w:author="Ruttvik Aron" w:date="2026-01-29T07:52:00Z" w16du:dateUtc="2026-01-29T07:52:11Z">
            <w:rPr>
              <w:rStyle w:val="CommentReference"/>
              <w:rFonts w:ascii="Satoshi" w:hAnsi="Satoshi"/>
              <w:strike/>
              <w:color w:val="FF0000"/>
              <w:sz w:val="24"/>
              <w:szCs w:val="24"/>
            </w:rPr>
          </w:rPrChange>
        </w:rPr>
        <w:commentReference w:id="210"/>
      </w:r>
      <w:del w:id="215" w:author="Ruttvik Aron" w:date="2026-01-29T07:52:00Z" w16du:dateUtc="2026-01-29T07:52:17Z">
        <w:r w:rsidRPr="55387653" w:rsidDel="30387B49">
          <w:rPr>
            <w:rFonts w:ascii="Satoshi" w:hAnsi="Satoshi"/>
            <w:rPrChange w:id="216" w:author="Ruttvik Aron" w:date="2026-01-29T07:52:00Z" w16du:dateUtc="2026-01-29T07:52:11Z">
              <w:rPr>
                <w:rFonts w:ascii="Satoshi" w:hAnsi="Satoshi"/>
                <w:strike/>
                <w:color w:val="FF0000"/>
              </w:rPr>
            </w:rPrChange>
          </w:rPr>
          <w:delText>involvement due to insufficient user-friendly tooling.</w:delText>
        </w:r>
      </w:del>
    </w:p>
    <w:p w14:paraId="09E0A044" w14:textId="0C415AD9" w:rsidR="007B0F36" w:rsidRPr="007B0F36" w:rsidRDefault="007B0F36">
      <w:pPr>
        <w:numPr>
          <w:ilvl w:val="0"/>
          <w:numId w:val="17"/>
        </w:numPr>
        <w:spacing w:line="276" w:lineRule="auto"/>
        <w:rPr>
          <w:del w:id="217" w:author="Ruttvik Aron" w:date="2026-01-29T07:52:00Z" w16du:dateUtc="2026-01-29T07:52:17Z"/>
          <w:rFonts w:ascii="Satoshi" w:hAnsi="Satoshi"/>
          <w:rPrChange w:id="218" w:author="Ruttvik Aron" w:date="2026-01-29T07:52:00Z">
            <w:rPr>
              <w:del w:id="219" w:author="Ruttvik Aron" w:date="2026-01-29T07:52:00Z" w16du:dateUtc="2026-01-29T07:52:17Z"/>
              <w:rFonts w:ascii="Satoshi" w:hAnsi="Satoshi"/>
              <w:strike/>
              <w:color w:val="FF0000"/>
            </w:rPr>
          </w:rPrChange>
        </w:rPr>
      </w:pPr>
      <w:del w:id="220" w:author="Ruttvik Aron" w:date="2026-01-29T07:52:00Z" w16du:dateUtc="2026-01-29T07:52:17Z">
        <w:r w:rsidRPr="55387653" w:rsidDel="007B0F36">
          <w:rPr>
            <w:rFonts w:ascii="Satoshi" w:hAnsi="Satoshi"/>
            <w:b/>
            <w:bCs/>
            <w:rPrChange w:id="221" w:author="Ruttvik Aron" w:date="2026-01-29T07:52:00Z" w16du:dateUtc="2026-01-29T07:52:15Z">
              <w:rPr>
                <w:rFonts w:ascii="Satoshi" w:hAnsi="Satoshi"/>
                <w:b/>
                <w:bCs/>
                <w:strike/>
                <w:color w:val="FF0000"/>
              </w:rPr>
            </w:rPrChange>
          </w:rPr>
          <w:delText xml:space="preserve">Process </w:delText>
        </w:r>
        <w:r w:rsidRPr="55387653" w:rsidDel="6D046F16">
          <w:rPr>
            <w:rFonts w:ascii="Satoshi" w:hAnsi="Satoshi"/>
            <w:b/>
            <w:bCs/>
            <w:rPrChange w:id="222" w:author="Ruttvik Aron" w:date="2026-01-29T07:52:00Z" w16du:dateUtc="2026-01-29T07:52:11Z">
              <w:rPr>
                <w:rFonts w:ascii="Satoshi" w:hAnsi="Satoshi"/>
                <w:b/>
                <w:bCs/>
                <w:strike/>
                <w:color w:val="FF0000"/>
              </w:rPr>
            </w:rPrChange>
          </w:rPr>
          <w:delText>f</w:delText>
        </w:r>
        <w:r w:rsidRPr="55387653" w:rsidDel="007B0F36">
          <w:rPr>
            <w:rFonts w:ascii="Satoshi" w:hAnsi="Satoshi"/>
            <w:b/>
            <w:bCs/>
            <w:rPrChange w:id="223" w:author="Ruttvik Aron" w:date="2026-01-29T07:52:00Z" w16du:dateUtc="2026-01-29T07:52:11Z">
              <w:rPr>
                <w:rFonts w:ascii="Satoshi" w:hAnsi="Satoshi"/>
                <w:b/>
                <w:bCs/>
                <w:strike/>
                <w:color w:val="FF0000"/>
              </w:rPr>
            </w:rPrChange>
          </w:rPr>
          <w:delText>ragmentation:</w:delText>
        </w:r>
        <w:r w:rsidRPr="55387653" w:rsidDel="007B0F36">
          <w:rPr>
            <w:rFonts w:ascii="Satoshi" w:hAnsi="Satoshi"/>
            <w:rPrChange w:id="224" w:author="Ruttvik Aron" w:date="2026-01-29T07:52:00Z" w16du:dateUtc="2026-01-29T07:52:11Z">
              <w:rPr>
                <w:rFonts w:ascii="Satoshi" w:hAnsi="Satoshi"/>
                <w:strike/>
                <w:color w:val="FF0000"/>
              </w:rPr>
            </w:rPrChange>
          </w:rPr>
          <w:delText xml:space="preserve"> Editing multiple rules across different systems or modules becomes fragmented, with little automation to coordinate batch updates or version synchronizations.</w:delText>
        </w:r>
      </w:del>
    </w:p>
    <w:p w14:paraId="097100F6" w14:textId="176A145C" w:rsidR="007B0F36" w:rsidRPr="007B0F36" w:rsidRDefault="007B0F36">
      <w:pPr>
        <w:numPr>
          <w:ilvl w:val="0"/>
          <w:numId w:val="17"/>
        </w:numPr>
        <w:spacing w:line="276" w:lineRule="auto"/>
        <w:rPr>
          <w:del w:id="225" w:author="Ruttvik Aron" w:date="2026-01-29T07:52:00Z" w16du:dateUtc="2026-01-29T07:52:17Z"/>
          <w:rFonts w:ascii="Satoshi" w:hAnsi="Satoshi"/>
          <w:rPrChange w:id="226" w:author="Ruttvik Aron" w:date="2026-01-29T07:52:00Z">
            <w:rPr>
              <w:del w:id="227" w:author="Ruttvik Aron" w:date="2026-01-29T07:52:00Z" w16du:dateUtc="2026-01-29T07:52:17Z"/>
              <w:rFonts w:ascii="Satoshi" w:hAnsi="Satoshi"/>
              <w:strike/>
              <w:color w:val="FF0000"/>
            </w:rPr>
          </w:rPrChange>
        </w:rPr>
      </w:pPr>
      <w:del w:id="228" w:author="Ruttvik Aron" w:date="2026-01-29T07:52:00Z" w16du:dateUtc="2026-01-29T07:52:17Z">
        <w:r w:rsidRPr="55387653" w:rsidDel="007B0F36">
          <w:rPr>
            <w:rFonts w:ascii="Satoshi" w:hAnsi="Satoshi"/>
            <w:b/>
            <w:bCs/>
            <w:rPrChange w:id="229" w:author="Ruttvik Aron" w:date="2026-01-29T07:52:00Z" w16du:dateUtc="2026-01-29T07:52:15Z">
              <w:rPr>
                <w:rFonts w:ascii="Satoshi" w:hAnsi="Satoshi"/>
                <w:b/>
                <w:bCs/>
                <w:strike/>
                <w:color w:val="FF0000"/>
              </w:rPr>
            </w:rPrChange>
          </w:rPr>
          <w:delText xml:space="preserve">Error </w:delText>
        </w:r>
        <w:r w:rsidRPr="55387653" w:rsidDel="6CB512CC">
          <w:rPr>
            <w:rFonts w:ascii="Satoshi" w:hAnsi="Satoshi"/>
            <w:b/>
            <w:bCs/>
            <w:rPrChange w:id="230" w:author="Ruttvik Aron" w:date="2026-01-29T07:52:00Z" w16du:dateUtc="2026-01-29T07:52:11Z">
              <w:rPr>
                <w:rFonts w:ascii="Satoshi" w:hAnsi="Satoshi"/>
                <w:b/>
                <w:bCs/>
                <w:strike/>
                <w:color w:val="FF0000"/>
              </w:rPr>
            </w:rPrChange>
          </w:rPr>
          <w:delText>p</w:delText>
        </w:r>
        <w:r w:rsidRPr="55387653" w:rsidDel="007B0F36">
          <w:rPr>
            <w:rFonts w:ascii="Satoshi" w:hAnsi="Satoshi"/>
            <w:b/>
            <w:bCs/>
            <w:rPrChange w:id="231" w:author="Ruttvik Aron" w:date="2026-01-29T07:52:00Z" w16du:dateUtc="2026-01-29T07:52:11Z">
              <w:rPr>
                <w:rFonts w:ascii="Satoshi" w:hAnsi="Satoshi"/>
                <w:b/>
                <w:bCs/>
                <w:strike/>
                <w:color w:val="FF0000"/>
              </w:rPr>
            </w:rPrChange>
          </w:rPr>
          <w:delText>roneness:</w:delText>
        </w:r>
        <w:r w:rsidRPr="55387653" w:rsidDel="007B0F36">
          <w:rPr>
            <w:rFonts w:ascii="Satoshi" w:hAnsi="Satoshi"/>
            <w:rPrChange w:id="232" w:author="Ruttvik Aron" w:date="2026-01-29T07:52:00Z" w16du:dateUtc="2026-01-29T07:52:11Z">
              <w:rPr>
                <w:rFonts w:ascii="Satoshi" w:hAnsi="Satoshi"/>
                <w:strike/>
                <w:color w:val="FF0000"/>
              </w:rPr>
            </w:rPrChange>
          </w:rPr>
          <w:delText xml:space="preserve"> Manual edits across hundreds or thousands of rules amplify opportunities for human error, inconsistencies, or overlooked conflicts.</w:delText>
        </w:r>
      </w:del>
    </w:p>
    <w:p w14:paraId="4F3E8FF1" w14:textId="61A9669D" w:rsidR="007B0F36" w:rsidRPr="007B0F36" w:rsidRDefault="007B0F36" w:rsidP="55387653">
      <w:pPr>
        <w:spacing w:line="276" w:lineRule="auto"/>
        <w:rPr>
          <w:del w:id="233" w:author="Ruttvik Aron" w:date="2026-01-29T07:52:00Z" w16du:dateUtc="2026-01-29T07:52:17Z"/>
          <w:rFonts w:ascii="Satoshi" w:hAnsi="Satoshi"/>
          <w:color w:val="FF0000"/>
          <w:rPrChange w:id="234" w:author="Ruttvik Aron" w:date="2026-01-29T07:52:00Z">
            <w:rPr>
              <w:del w:id="235" w:author="Ruttvik Aron" w:date="2026-01-29T07:52:00Z" w16du:dateUtc="2026-01-29T07:52:17Z"/>
              <w:rFonts w:ascii="Satoshi" w:hAnsi="Satoshi"/>
              <w:strike/>
              <w:color w:val="FF0000"/>
            </w:rPr>
          </w:rPrChange>
        </w:rPr>
      </w:pPr>
      <w:del w:id="236" w:author="Ruttvik Aron" w:date="2026-01-29T07:52:00Z" w16du:dateUtc="2026-01-29T07:52:17Z">
        <w:r w:rsidRPr="55387653" w:rsidDel="007B0F36">
          <w:rPr>
            <w:rFonts w:ascii="Satoshi" w:hAnsi="Satoshi"/>
            <w:rPrChange w:id="237" w:author="Ruttvik Aron" w:date="2026-01-29T07:52:00Z" w16du:dateUtc="2026-01-29T07:52:15Z">
              <w:rPr>
                <w:rFonts w:ascii="Satoshi" w:hAnsi="Satoshi"/>
                <w:strike/>
                <w:color w:val="FF0000"/>
              </w:rPr>
            </w:rPrChange>
          </w:rPr>
          <w:delText xml:space="preserve">This inefficiency causes operational strain and delays regulatory compliance </w:delText>
        </w:r>
        <w:r w:rsidRPr="55387653" w:rsidDel="5451EE66">
          <w:rPr>
            <w:rFonts w:ascii="Satoshi" w:hAnsi="Satoshi"/>
            <w:rPrChange w:id="238" w:author="Ruttvik Aron" w:date="2026-01-29T07:52:00Z" w16du:dateUtc="2026-01-29T07:52:11Z">
              <w:rPr>
                <w:rFonts w:ascii="Satoshi" w:hAnsi="Satoshi"/>
                <w:strike/>
                <w:color w:val="FF0000"/>
              </w:rPr>
            </w:rPrChange>
          </w:rPr>
          <w:delText>and</w:delText>
        </w:r>
        <w:r w:rsidRPr="55387653" w:rsidDel="007B0F36">
          <w:rPr>
            <w:rFonts w:ascii="Satoshi" w:hAnsi="Satoshi"/>
            <w:rPrChange w:id="239" w:author="Ruttvik Aron" w:date="2026-01-29T07:52:00Z" w16du:dateUtc="2026-01-29T07:52:11Z">
              <w:rPr>
                <w:rFonts w:ascii="Satoshi" w:hAnsi="Satoshi"/>
                <w:strike/>
                <w:color w:val="FF0000"/>
              </w:rPr>
            </w:rPrChange>
          </w:rPr>
          <w:delText xml:space="preserve"> network updates.</w:delText>
        </w:r>
        <w:r>
          <w:br/>
        </w:r>
      </w:del>
    </w:p>
    <w:p w14:paraId="0948B3B5" w14:textId="007729DA" w:rsidR="0D948F6F" w:rsidRDefault="0D948F6F" w:rsidP="506B7B47">
      <w:pPr>
        <w:spacing w:line="276" w:lineRule="auto"/>
        <w:rPr>
          <w:rFonts w:ascii="Satoshi" w:eastAsia="Satoshi" w:hAnsi="Satoshi" w:cs="Satoshi"/>
          <w:u w:val="single"/>
        </w:rPr>
      </w:pPr>
      <w:r w:rsidRPr="506B7B47">
        <w:rPr>
          <w:rFonts w:ascii="Satoshi" w:eastAsia="Satoshi" w:hAnsi="Satoshi" w:cs="Satoshi"/>
          <w:u w:val="single"/>
        </w:rPr>
        <w:t>Time-consuming conflict detection and resolution  -</w:t>
      </w:r>
    </w:p>
    <w:p w14:paraId="2E2501B2" w14:textId="26A0ED66" w:rsidR="007B0F36" w:rsidRPr="00E675EB" w:rsidRDefault="007B0F36" w:rsidP="129487B1">
      <w:pPr>
        <w:spacing w:line="276" w:lineRule="auto"/>
        <w:rPr>
          <w:rFonts w:ascii="Satoshi" w:hAnsi="Satoshi"/>
        </w:rPr>
      </w:pPr>
      <w:r w:rsidRPr="129487B1">
        <w:rPr>
          <w:rFonts w:ascii="Satoshi" w:hAnsi="Satoshi"/>
        </w:rPr>
        <w:t>Healthcare rules often interact in complex ways. New or modified rules may inadvertently conflict with existing logic, risking data inaccuracies or compliance violations. The conventional approach to conflict management suffers from:</w:t>
      </w:r>
      <w:r w:rsidRPr="129487B1">
        <w:rPr>
          <w:rFonts w:ascii="MS Mincho" w:eastAsia="MS Mincho" w:hAnsi="MS Mincho" w:cs="MS Mincho"/>
        </w:rPr>
        <w:t> </w:t>
      </w:r>
    </w:p>
    <w:p w14:paraId="5CBEC7C7" w14:textId="0D2A62D8" w:rsidR="007B0F36" w:rsidRPr="007B0F36" w:rsidRDefault="30387B49">
      <w:pPr>
        <w:numPr>
          <w:ilvl w:val="0"/>
          <w:numId w:val="18"/>
        </w:numPr>
        <w:spacing w:line="276" w:lineRule="auto"/>
        <w:rPr>
          <w:rFonts w:ascii="Satoshi" w:hAnsi="Satoshi"/>
        </w:rPr>
      </w:pPr>
      <w:r w:rsidRPr="0F208770">
        <w:rPr>
          <w:rFonts w:ascii="Satoshi" w:hAnsi="Satoshi"/>
          <w:b/>
          <w:bCs/>
        </w:rPr>
        <w:t xml:space="preserve">Manual </w:t>
      </w:r>
      <w:r w:rsidR="3EC83BE4" w:rsidRPr="0F208770">
        <w:rPr>
          <w:rFonts w:ascii="Satoshi" w:hAnsi="Satoshi"/>
          <w:b/>
          <w:bCs/>
        </w:rPr>
        <w:t>v</w:t>
      </w:r>
      <w:r w:rsidRPr="0F208770">
        <w:rPr>
          <w:rFonts w:ascii="Satoshi" w:hAnsi="Satoshi"/>
          <w:b/>
          <w:bCs/>
        </w:rPr>
        <w:t>alidation:</w:t>
      </w:r>
      <w:r w:rsidRPr="0F208770">
        <w:rPr>
          <w:rFonts w:ascii="Satoshi" w:hAnsi="Satoshi"/>
        </w:rPr>
        <w:t xml:space="preserve"> Identifying overlapping or contradictory rules typically involves painstaking manual review by experts.</w:t>
      </w:r>
    </w:p>
    <w:p w14:paraId="1E030D63" w14:textId="13020090" w:rsidR="007B0F36" w:rsidRPr="007B0F36" w:rsidRDefault="30387B49">
      <w:pPr>
        <w:numPr>
          <w:ilvl w:val="0"/>
          <w:numId w:val="18"/>
        </w:numPr>
        <w:spacing w:line="276" w:lineRule="auto"/>
        <w:rPr>
          <w:rFonts w:ascii="Satoshi" w:hAnsi="Satoshi"/>
        </w:rPr>
      </w:pPr>
      <w:r w:rsidRPr="0F208770">
        <w:rPr>
          <w:rFonts w:ascii="Satoshi" w:hAnsi="Satoshi"/>
          <w:b/>
          <w:bCs/>
        </w:rPr>
        <w:t xml:space="preserve">Delayed </w:t>
      </w:r>
      <w:r w:rsidR="61329C4F" w:rsidRPr="0F208770">
        <w:rPr>
          <w:rFonts w:ascii="Satoshi" w:hAnsi="Satoshi"/>
          <w:b/>
          <w:bCs/>
        </w:rPr>
        <w:t>f</w:t>
      </w:r>
      <w:r w:rsidRPr="0F208770">
        <w:rPr>
          <w:rFonts w:ascii="Satoshi" w:hAnsi="Satoshi"/>
          <w:b/>
          <w:bCs/>
        </w:rPr>
        <w:t xml:space="preserve">eedback </w:t>
      </w:r>
      <w:r w:rsidR="1EF4B7B2" w:rsidRPr="0F208770">
        <w:rPr>
          <w:rFonts w:ascii="Satoshi" w:hAnsi="Satoshi"/>
          <w:b/>
          <w:bCs/>
        </w:rPr>
        <w:t>l</w:t>
      </w:r>
      <w:r w:rsidRPr="0F208770">
        <w:rPr>
          <w:rFonts w:ascii="Satoshi" w:hAnsi="Satoshi"/>
          <w:b/>
          <w:bCs/>
        </w:rPr>
        <w:t>oops:</w:t>
      </w:r>
      <w:r w:rsidRPr="0F208770">
        <w:rPr>
          <w:rFonts w:ascii="Satoshi" w:hAnsi="Satoshi"/>
        </w:rPr>
        <w:t xml:space="preserve"> Long wait times for conflict detection extend rule deployment cycles, slowing organizational agility.</w:t>
      </w:r>
    </w:p>
    <w:p w14:paraId="76255E9C" w14:textId="1BAFB690" w:rsidR="007B0F36" w:rsidRPr="007B0F36" w:rsidRDefault="30387B49">
      <w:pPr>
        <w:numPr>
          <w:ilvl w:val="0"/>
          <w:numId w:val="18"/>
        </w:numPr>
        <w:spacing w:line="276" w:lineRule="auto"/>
        <w:rPr>
          <w:rFonts w:ascii="Satoshi" w:hAnsi="Satoshi"/>
        </w:rPr>
      </w:pPr>
      <w:r w:rsidRPr="0F208770">
        <w:rPr>
          <w:rFonts w:ascii="Satoshi" w:hAnsi="Satoshi"/>
          <w:b/>
          <w:bCs/>
        </w:rPr>
        <w:t xml:space="preserve">Increased </w:t>
      </w:r>
      <w:r w:rsidR="202A43B4" w:rsidRPr="0F208770">
        <w:rPr>
          <w:rFonts w:ascii="Satoshi" w:hAnsi="Satoshi"/>
          <w:b/>
          <w:bCs/>
        </w:rPr>
        <w:t>o</w:t>
      </w:r>
      <w:r w:rsidRPr="0F208770">
        <w:rPr>
          <w:rFonts w:ascii="Satoshi" w:hAnsi="Satoshi"/>
          <w:b/>
          <w:bCs/>
        </w:rPr>
        <w:t xml:space="preserve">perational </w:t>
      </w:r>
      <w:r w:rsidR="5F479787" w:rsidRPr="0F208770">
        <w:rPr>
          <w:rFonts w:ascii="Satoshi" w:hAnsi="Satoshi"/>
          <w:b/>
          <w:bCs/>
        </w:rPr>
        <w:t>r</w:t>
      </w:r>
      <w:r w:rsidRPr="0F208770">
        <w:rPr>
          <w:rFonts w:ascii="Satoshi" w:hAnsi="Satoshi"/>
          <w:b/>
          <w:bCs/>
        </w:rPr>
        <w:t>isk:</w:t>
      </w:r>
      <w:r w:rsidRPr="0F208770">
        <w:rPr>
          <w:rFonts w:ascii="Satoshi" w:hAnsi="Satoshi"/>
        </w:rPr>
        <w:t xml:space="preserve"> Undetected conflicts can lead to compliance breaches, billing errors, or patient access issues.</w:t>
      </w:r>
    </w:p>
    <w:p w14:paraId="152FEAEE" w14:textId="704BA8FF" w:rsidR="007B0F36" w:rsidRPr="00E675EB" w:rsidRDefault="30387B49" w:rsidP="129487B1">
      <w:pPr>
        <w:spacing w:line="276" w:lineRule="auto"/>
        <w:rPr>
          <w:rFonts w:ascii="Satoshi" w:hAnsi="Satoshi"/>
        </w:rPr>
      </w:pPr>
      <w:r w:rsidRPr="0F208770">
        <w:rPr>
          <w:rFonts w:ascii="Satoshi" w:hAnsi="Satoshi"/>
        </w:rPr>
        <w:t>The lack of automated support and real-time feedback significantly heightens operational risk and resource demands.</w:t>
      </w:r>
    </w:p>
    <w:p w14:paraId="2112B423" w14:textId="5006EE0E" w:rsidR="4A17C1A2" w:rsidRDefault="40D6CEEE" w:rsidP="0F208770">
      <w:pPr>
        <w:pStyle w:val="Heading2"/>
        <w:spacing w:line="276" w:lineRule="auto"/>
        <w:rPr>
          <w:rFonts w:ascii="Satoshi" w:eastAsia="Satoshi" w:hAnsi="Satoshi" w:cs="Satoshi"/>
        </w:rPr>
      </w:pPr>
      <w:commentRangeStart w:id="240"/>
      <w:r>
        <w:lastRenderedPageBreak/>
        <w:t>Objective Recommendation</w:t>
      </w:r>
    </w:p>
    <w:p w14:paraId="72526FE9" w14:textId="31F9949B" w:rsidR="04DF38B4" w:rsidRDefault="40D6CEEE" w:rsidP="0F208770">
      <w:pPr>
        <w:spacing w:line="276" w:lineRule="auto"/>
        <w:rPr>
          <w:rFonts w:ascii="Satoshi" w:eastAsia="Satoshi" w:hAnsi="Satoshi" w:cs="Satoshi"/>
        </w:rPr>
      </w:pPr>
      <w:r w:rsidRPr="0F208770">
        <w:rPr>
          <w:rFonts w:ascii="Satoshi" w:eastAsia="Satoshi" w:hAnsi="Satoshi" w:cs="Satoshi"/>
        </w:rPr>
        <w:t>Given these constraints, healthcare organizations benefit from approaches that:</w:t>
      </w:r>
    </w:p>
    <w:p w14:paraId="05FB0958" w14:textId="041E5F38" w:rsidR="4A17C1A2" w:rsidRDefault="40D6CEEE">
      <w:pPr>
        <w:pStyle w:val="ListParagraph"/>
        <w:numPr>
          <w:ilvl w:val="0"/>
          <w:numId w:val="11"/>
        </w:numPr>
        <w:spacing w:before="240" w:after="240" w:line="276" w:lineRule="auto"/>
        <w:rPr>
          <w:rFonts w:ascii="Satoshi" w:eastAsia="Satoshi" w:hAnsi="Satoshi" w:cs="Satoshi"/>
        </w:rPr>
      </w:pPr>
      <w:r w:rsidRPr="0F208770">
        <w:rPr>
          <w:rFonts w:ascii="Satoshi" w:eastAsia="Satoshi" w:hAnsi="Satoshi" w:cs="Satoshi"/>
          <w:b/>
          <w:bCs/>
        </w:rPr>
        <w:t xml:space="preserve">Enable domain experts to author and refine rules directly, </w:t>
      </w:r>
      <w:r w:rsidRPr="0F208770">
        <w:rPr>
          <w:rFonts w:ascii="Satoshi" w:eastAsia="Satoshi" w:hAnsi="Satoshi" w:cs="Satoshi"/>
        </w:rPr>
        <w:t>without depending on scarce technical resources for simple and intermediate logic.</w:t>
      </w:r>
    </w:p>
    <w:p w14:paraId="6939A4A8" w14:textId="58D01A04" w:rsidR="4A17C1A2" w:rsidRDefault="40D6CEEE">
      <w:pPr>
        <w:pStyle w:val="ListParagraph"/>
        <w:numPr>
          <w:ilvl w:val="0"/>
          <w:numId w:val="11"/>
        </w:numPr>
        <w:spacing w:before="240" w:after="240" w:line="276" w:lineRule="auto"/>
        <w:rPr>
          <w:rFonts w:ascii="Satoshi" w:eastAsia="Satoshi" w:hAnsi="Satoshi" w:cs="Satoshi"/>
        </w:rPr>
      </w:pPr>
      <w:r w:rsidRPr="0F208770">
        <w:rPr>
          <w:rFonts w:ascii="Satoshi" w:eastAsia="Satoshi" w:hAnsi="Satoshi" w:cs="Satoshi"/>
          <w:b/>
          <w:bCs/>
        </w:rPr>
        <w:t>Provide intuitive interfaces, including natural language interaction and visual representations,</w:t>
      </w:r>
      <w:r w:rsidRPr="0F208770">
        <w:rPr>
          <w:rFonts w:ascii="Satoshi" w:eastAsia="Satoshi" w:hAnsi="Satoshi" w:cs="Satoshi"/>
        </w:rPr>
        <w:t xml:space="preserve"> so that rule logic is understandable and reviewable by both technical and non-technical stakeholders.</w:t>
      </w:r>
    </w:p>
    <w:p w14:paraId="0253B074" w14:textId="7BD68E42" w:rsidR="4A17C1A2" w:rsidRDefault="40D6CEEE">
      <w:pPr>
        <w:pStyle w:val="ListParagraph"/>
        <w:numPr>
          <w:ilvl w:val="0"/>
          <w:numId w:val="11"/>
        </w:numPr>
        <w:spacing w:before="240" w:after="240" w:line="276" w:lineRule="auto"/>
        <w:rPr>
          <w:rFonts w:ascii="Satoshi" w:eastAsia="Satoshi" w:hAnsi="Satoshi" w:cs="Satoshi"/>
        </w:rPr>
      </w:pPr>
      <w:r w:rsidRPr="0F208770">
        <w:rPr>
          <w:rFonts w:ascii="Satoshi" w:eastAsia="Satoshi" w:hAnsi="Satoshi" w:cs="Satoshi"/>
          <w:b/>
          <w:bCs/>
        </w:rPr>
        <w:t xml:space="preserve">Incorporate automated validation and conflict detection, </w:t>
      </w:r>
      <w:r w:rsidRPr="0F208770">
        <w:rPr>
          <w:rFonts w:ascii="Satoshi" w:eastAsia="Satoshi" w:hAnsi="Satoshi" w:cs="Satoshi"/>
        </w:rPr>
        <w:t>reducing manual review effort and lowering the risk of inconsistent or contradictory rules.</w:t>
      </w:r>
    </w:p>
    <w:p w14:paraId="01170918" w14:textId="43EDD133" w:rsidR="4A17C1A2" w:rsidRDefault="40D6CEEE">
      <w:pPr>
        <w:pStyle w:val="ListParagraph"/>
        <w:numPr>
          <w:ilvl w:val="0"/>
          <w:numId w:val="11"/>
        </w:numPr>
        <w:spacing w:before="240" w:after="240" w:line="276" w:lineRule="auto"/>
        <w:rPr>
          <w:rFonts w:ascii="Satoshi" w:eastAsia="Satoshi" w:hAnsi="Satoshi" w:cs="Satoshi"/>
          <w:b/>
          <w:bCs/>
        </w:rPr>
      </w:pPr>
      <w:r w:rsidRPr="0F208770">
        <w:rPr>
          <w:rFonts w:ascii="Satoshi" w:eastAsia="Satoshi" w:hAnsi="Satoshi" w:cs="Satoshi"/>
          <w:b/>
          <w:bCs/>
        </w:rPr>
        <w:t>Support governance and auditability</w:t>
      </w:r>
      <w:r w:rsidR="604C78C3" w:rsidRPr="0F208770">
        <w:rPr>
          <w:rFonts w:ascii="Satoshi" w:eastAsia="Satoshi" w:hAnsi="Satoshi" w:cs="Satoshi"/>
        </w:rPr>
        <w:t xml:space="preserve">, </w:t>
      </w:r>
      <w:r w:rsidRPr="0F208770">
        <w:rPr>
          <w:rFonts w:ascii="Satoshi" w:eastAsia="Satoshi" w:hAnsi="Satoshi" w:cs="Satoshi"/>
        </w:rPr>
        <w:t>ensuring that regulatory expectations can be met even as rule volumes and complexity increase.</w:t>
      </w:r>
    </w:p>
    <w:p w14:paraId="4BBA83B9" w14:textId="05300E55" w:rsidR="007B0F36" w:rsidRPr="00E675EB" w:rsidRDefault="40D6CEEE" w:rsidP="129487B1">
      <w:pPr>
        <w:spacing w:before="240" w:after="240" w:line="276" w:lineRule="auto"/>
        <w:rPr>
          <w:rFonts w:ascii="Satoshi" w:eastAsia="Satoshi" w:hAnsi="Satoshi" w:cs="Satoshi"/>
        </w:rPr>
      </w:pPr>
      <w:r w:rsidRPr="0F208770">
        <w:rPr>
          <w:rFonts w:ascii="Satoshi" w:eastAsia="Satoshi" w:hAnsi="Satoshi" w:cs="Satoshi"/>
        </w:rPr>
        <w:t xml:space="preserve">A </w:t>
      </w:r>
      <w:r w:rsidRPr="0F208770">
        <w:rPr>
          <w:rFonts w:ascii="Satoshi" w:eastAsia="Satoshi" w:hAnsi="Satoshi" w:cs="Satoshi"/>
          <w:b/>
          <w:bCs/>
        </w:rPr>
        <w:t>Natural Language to Rule Engine (NL-to-Rule Engine)</w:t>
      </w:r>
      <w:r w:rsidRPr="0F208770">
        <w:rPr>
          <w:rFonts w:ascii="Satoshi" w:eastAsia="Satoshi" w:hAnsi="Satoshi" w:cs="Satoshi"/>
        </w:rPr>
        <w:t xml:space="preserve"> operationalizes these principles by translating plain English instructions into executable rule logic while maintaining transparency, reviewability, and control.</w:t>
      </w:r>
      <w:commentRangeEnd w:id="240"/>
      <w:r w:rsidR="4A17C1A2" w:rsidRPr="00E675EB">
        <w:rPr>
          <w:rStyle w:val="CommentReference"/>
          <w:rFonts w:ascii="Satoshi" w:eastAsia="Satoshi" w:hAnsi="Satoshi" w:cs="Satoshi"/>
          <w:sz w:val="24"/>
          <w:szCs w:val="24"/>
        </w:rPr>
        <w:commentReference w:id="240"/>
      </w:r>
    </w:p>
    <w:p w14:paraId="0815FC1E" w14:textId="452FB204" w:rsidR="0064346B" w:rsidRDefault="0064346B" w:rsidP="506B7B47">
      <w:pPr>
        <w:pStyle w:val="Heading1"/>
        <w:spacing w:line="276" w:lineRule="auto"/>
        <w:rPr>
          <w:rFonts w:hint="eastAsia"/>
        </w:rPr>
      </w:pPr>
      <w:r>
        <w:t>HiLabs</w:t>
      </w:r>
      <w:r w:rsidR="007B0F36">
        <w:t xml:space="preserve"> </w:t>
      </w:r>
      <w:r w:rsidR="777BBDF2">
        <w:t>Approach</w:t>
      </w:r>
    </w:p>
    <w:p w14:paraId="4CDF8320" w14:textId="148E76DE" w:rsidR="007B0F36" w:rsidRPr="007B0F36" w:rsidRDefault="007B0F36" w:rsidP="55387653">
      <w:pPr>
        <w:spacing w:line="276" w:lineRule="auto"/>
        <w:rPr>
          <w:del w:id="241" w:author="Ruttvik Aron" w:date="2026-01-29T07:52:00Z" w16du:dateUtc="2026-01-29T07:52:44Z"/>
          <w:rFonts w:ascii="Satoshi" w:hAnsi="Satoshi"/>
          <w:rPrChange w:id="242" w:author="Ruttvik Aron" w:date="2026-01-29T07:52:00Z">
            <w:rPr>
              <w:del w:id="243" w:author="Ruttvik Aron" w:date="2026-01-29T07:52:00Z" w16du:dateUtc="2026-01-29T07:52:44Z"/>
              <w:rFonts w:ascii="Satoshi" w:hAnsi="Satoshi"/>
              <w:strike/>
              <w:color w:val="FF0000"/>
            </w:rPr>
          </w:rPrChange>
        </w:rPr>
      </w:pPr>
      <w:del w:id="244" w:author="Ruttvik Aron" w:date="2026-01-29T07:52:00Z" w16du:dateUtc="2026-01-29T07:52:44Z">
        <w:r w:rsidRPr="55387653" w:rsidDel="30387B49">
          <w:rPr>
            <w:rFonts w:ascii="Satoshi" w:hAnsi="Satoshi"/>
            <w:rPrChange w:id="245" w:author="Ruttvik Aron" w:date="2026-01-29T07:52:00Z" w16du:dateUtc="2026-01-29T07:52:42Z">
              <w:rPr>
                <w:rFonts w:ascii="Satoshi" w:hAnsi="Satoshi"/>
                <w:strike/>
                <w:color w:val="FF0000"/>
              </w:rPr>
            </w:rPrChange>
          </w:rPr>
          <w:delText>Healthcare organizations today grapple with an overwhelming reliance on specialized technical teams for even the simplest rule authoring tasks. This dependency incurs costs</w:delText>
        </w:r>
        <w:r w:rsidRPr="55387653" w:rsidDel="753DEC9D">
          <w:rPr>
            <w:rFonts w:ascii="Satoshi" w:hAnsi="Satoshi"/>
            <w:rPrChange w:id="246" w:author="Ruttvik Aron" w:date="2026-01-29T07:52:00Z" w16du:dateUtc="2026-01-29T07:52:41Z">
              <w:rPr>
                <w:rFonts w:ascii="Satoshi" w:hAnsi="Satoshi"/>
                <w:strike/>
                <w:color w:val="FF0000"/>
              </w:rPr>
            </w:rPrChange>
          </w:rPr>
          <w:delText xml:space="preserve"> </w:delText>
        </w:r>
        <w:r w:rsidRPr="55387653" w:rsidDel="30387B49">
          <w:rPr>
            <w:rFonts w:ascii="Satoshi" w:hAnsi="Satoshi"/>
            <w:rPrChange w:id="247" w:author="Ruttvik Aron" w:date="2026-01-29T07:52:00Z" w16du:dateUtc="2026-01-29T07:52:41Z">
              <w:rPr>
                <w:rFonts w:ascii="Satoshi" w:hAnsi="Satoshi"/>
                <w:strike/>
                <w:color w:val="FF0000"/>
              </w:rPr>
            </w:rPrChange>
          </w:rPr>
          <w:delText xml:space="preserve">not only in </w:delText>
        </w:r>
        <w:r w:rsidRPr="55387653" w:rsidDel="0AF64153">
          <w:rPr>
            <w:rFonts w:ascii="Satoshi" w:hAnsi="Satoshi"/>
            <w:rPrChange w:id="248" w:author="Ruttvik Aron" w:date="2026-01-29T07:52:00Z" w16du:dateUtc="2026-01-29T07:52:41Z">
              <w:rPr>
                <w:rFonts w:ascii="Satoshi" w:hAnsi="Satoshi"/>
                <w:strike/>
                <w:color w:val="FF0000"/>
              </w:rPr>
            </w:rPrChange>
          </w:rPr>
          <w:delText xml:space="preserve">terms of </w:delText>
        </w:r>
        <w:r w:rsidRPr="55387653" w:rsidDel="21B96980">
          <w:rPr>
            <w:rFonts w:ascii="Satoshi" w:eastAsia="Satoshi" w:hAnsi="Satoshi" w:cs="Satoshi"/>
            <w:rPrChange w:id="249" w:author="Ruttvik Aron" w:date="2026-01-29T07:52:00Z" w16du:dateUtc="2026-01-29T07:52:41Z">
              <w:rPr>
                <w:rFonts w:ascii="Satoshi" w:eastAsia="Satoshi" w:hAnsi="Satoshi" w:cs="Satoshi"/>
                <w:strike/>
                <w:color w:val="FF0000"/>
              </w:rPr>
            </w:rPrChange>
          </w:rPr>
          <w:delText>direct effort</w:delText>
        </w:r>
        <w:r w:rsidRPr="55387653" w:rsidDel="30387B49">
          <w:rPr>
            <w:rFonts w:ascii="Satoshi" w:hAnsi="Satoshi"/>
            <w:rPrChange w:id="250" w:author="Ruttvik Aron" w:date="2026-01-29T07:52:00Z" w16du:dateUtc="2026-01-29T07:52:41Z">
              <w:rPr>
                <w:rFonts w:ascii="Satoshi" w:hAnsi="Satoshi"/>
                <w:strike/>
                <w:color w:val="FF0000"/>
              </w:rPr>
            </w:rPrChange>
          </w:rPr>
          <w:delText xml:space="preserve"> but </w:delText>
        </w:r>
        <w:r w:rsidRPr="55387653" w:rsidDel="18B7EEF4">
          <w:rPr>
            <w:rFonts w:ascii="Satoshi" w:hAnsi="Satoshi"/>
            <w:rPrChange w:id="251" w:author="Ruttvik Aron" w:date="2026-01-29T07:52:00Z" w16du:dateUtc="2026-01-29T07:52:41Z">
              <w:rPr>
                <w:rFonts w:ascii="Satoshi" w:hAnsi="Satoshi"/>
                <w:strike/>
                <w:color w:val="FF0000"/>
              </w:rPr>
            </w:rPrChange>
          </w:rPr>
          <w:delText xml:space="preserve">also </w:delText>
        </w:r>
        <w:r w:rsidRPr="55387653" w:rsidDel="30387B49">
          <w:rPr>
            <w:rFonts w:ascii="Satoshi" w:hAnsi="Satoshi"/>
            <w:rPrChange w:id="252" w:author="Ruttvik Aron" w:date="2026-01-29T07:52:00Z" w16du:dateUtc="2026-01-29T07:52:41Z">
              <w:rPr>
                <w:rFonts w:ascii="Satoshi" w:hAnsi="Satoshi"/>
                <w:strike/>
                <w:color w:val="FF0000"/>
              </w:rPr>
            </w:rPrChange>
          </w:rPr>
          <w:delText xml:space="preserve">through delayed operational insights, heightened compliance risks, and </w:delText>
        </w:r>
        <w:r w:rsidRPr="55387653" w:rsidDel="6B4C302D">
          <w:rPr>
            <w:rFonts w:ascii="Satoshi" w:hAnsi="Satoshi"/>
            <w:rPrChange w:id="253" w:author="Ruttvik Aron" w:date="2026-01-29T07:52:00Z" w16du:dateUtc="2026-01-29T07:52:41Z">
              <w:rPr>
                <w:rFonts w:ascii="Satoshi" w:hAnsi="Satoshi"/>
                <w:strike/>
                <w:color w:val="FF0000"/>
              </w:rPr>
            </w:rPrChange>
          </w:rPr>
          <w:delText>reduced</w:delText>
        </w:r>
        <w:r w:rsidRPr="55387653" w:rsidDel="30387B49">
          <w:rPr>
            <w:rFonts w:ascii="Satoshi" w:hAnsi="Satoshi"/>
            <w:rPrChange w:id="254" w:author="Ruttvik Aron" w:date="2026-01-29T07:52:00Z" w16du:dateUtc="2026-01-29T07:52:41Z">
              <w:rPr>
                <w:rFonts w:ascii="Satoshi" w:hAnsi="Satoshi"/>
                <w:strike/>
                <w:color w:val="FF0000"/>
              </w:rPr>
            </w:rPrChange>
          </w:rPr>
          <w:delText xml:space="preserve"> agility in responding to the fast-evolving payer, provider, and regulatory landscape.</w:delText>
        </w:r>
        <w:r w:rsidRPr="55387653" w:rsidDel="65B5369B">
          <w:rPr>
            <w:rFonts w:ascii="Satoshi" w:hAnsi="Satoshi"/>
            <w:rPrChange w:id="255" w:author="Ruttvik Aron" w:date="2026-01-29T07:52:00Z" w16du:dateUtc="2026-01-29T07:52:41Z">
              <w:rPr>
                <w:rFonts w:ascii="Satoshi" w:hAnsi="Satoshi"/>
                <w:strike/>
                <w:color w:val="FF0000"/>
              </w:rPr>
            </w:rPrChange>
          </w:rPr>
          <w:delText xml:space="preserve"> </w:delText>
        </w:r>
      </w:del>
    </w:p>
    <w:p w14:paraId="07040CC4" w14:textId="6D00B7C3" w:rsidR="007B0F36" w:rsidRPr="007B0F36" w:rsidRDefault="30387B49" w:rsidP="129487B1">
      <w:pPr>
        <w:spacing w:line="276" w:lineRule="auto"/>
      </w:pPr>
      <w:r w:rsidRPr="55387653">
        <w:rPr>
          <w:rFonts w:ascii="Satoshi" w:hAnsi="Satoshi"/>
        </w:rPr>
        <w:t xml:space="preserve">HiLabs </w:t>
      </w:r>
      <w:r w:rsidRPr="55387653">
        <w:rPr>
          <w:rFonts w:ascii="Satoshi" w:hAnsi="Satoshi"/>
          <w:b/>
          <w:bCs/>
        </w:rPr>
        <w:t>Natural Language to Rule Engine (NL-to-Rule Engine)</w:t>
      </w:r>
      <w:r w:rsidRPr="55387653">
        <w:rPr>
          <w:rFonts w:ascii="Satoshi" w:hAnsi="Satoshi"/>
        </w:rPr>
        <w:t xml:space="preserve"> directly </w:t>
      </w:r>
      <w:r w:rsidR="389C7FFF" w:rsidRPr="55387653">
        <w:rPr>
          <w:rFonts w:ascii="Satoshi" w:hAnsi="Satoshi"/>
        </w:rPr>
        <w:t>addresses</w:t>
      </w:r>
      <w:r w:rsidRPr="55387653">
        <w:rPr>
          <w:rFonts w:ascii="Satoshi" w:hAnsi="Satoshi"/>
        </w:rPr>
        <w:t xml:space="preserve"> this bottleneck. Combining AI-powered natural language processing with an intuitive, user-focused design, the solution empowers </w:t>
      </w:r>
      <w:r w:rsidR="755D2DF6" w:rsidRPr="55387653">
        <w:rPr>
          <w:rFonts w:ascii="Satoshi" w:hAnsi="Satoshi"/>
        </w:rPr>
        <w:t xml:space="preserve">even </w:t>
      </w:r>
      <w:r w:rsidRPr="55387653">
        <w:rPr>
          <w:rFonts w:ascii="Satoshi" w:hAnsi="Satoshi"/>
        </w:rPr>
        <w:t xml:space="preserve">non-technical analysts to author, validate, and publish healthcare data quality rules in plain English. What was historically a time-consuming, expert-heavy, and opaque process </w:t>
      </w:r>
      <w:r w:rsidR="6402FF77">
        <w:t>can now become more</w:t>
      </w:r>
      <w:r w:rsidRPr="55387653">
        <w:rPr>
          <w:rFonts w:ascii="Satoshi" w:hAnsi="Satoshi"/>
        </w:rPr>
        <w:t xml:space="preserve"> efficient, transparent, and collaborative.</w:t>
      </w:r>
      <w:r w:rsidR="007B0F36">
        <w:br/>
      </w:r>
      <w:r w:rsidR="64AD62DC">
        <w:t xml:space="preserve">The </w:t>
      </w:r>
      <w:r w:rsidRPr="55387653">
        <w:rPr>
          <w:rFonts w:ascii="Satoshi" w:hAnsi="Satoshi"/>
        </w:rPr>
        <w:t>approac</w:t>
      </w:r>
      <w:r w:rsidR="5FD1047E" w:rsidRPr="55387653">
        <w:rPr>
          <w:rFonts w:ascii="Satoshi" w:hAnsi="Satoshi"/>
        </w:rPr>
        <w:t>h follows</w:t>
      </w:r>
      <w:r w:rsidRPr="55387653">
        <w:rPr>
          <w:rFonts w:ascii="Satoshi" w:hAnsi="Satoshi"/>
        </w:rPr>
        <w:t xml:space="preserve"> an AI-first and user-first philosophy designed to minimize analyst dependencies, reduce error rates, and dramatically accelerate speed to deployment—enabling healthcare organizations to adapt rapidly while maintaining data integrity and regulatory compliance.</w:t>
      </w:r>
    </w:p>
    <w:p w14:paraId="2BD8C268" w14:textId="2E5232ED" w:rsidR="4707BFE3" w:rsidRDefault="4707BFE3" w:rsidP="506B7B47">
      <w:pPr>
        <w:pStyle w:val="Heading2"/>
        <w:spacing w:before="240" w:after="120"/>
        <w:rPr>
          <w:rFonts w:ascii="Satoshi" w:eastAsia="Satoshi" w:hAnsi="Satoshi" w:cs="Satoshi"/>
          <w:sz w:val="40"/>
          <w:szCs w:val="40"/>
        </w:rPr>
      </w:pPr>
      <w:r w:rsidRPr="506B7B47">
        <w:rPr>
          <w:rFonts w:ascii="Satoshi" w:eastAsia="Satoshi" w:hAnsi="Satoshi" w:cs="Satoshi"/>
          <w:sz w:val="40"/>
          <w:szCs w:val="40"/>
        </w:rPr>
        <w:t>Results/Proof Points</w:t>
      </w:r>
    </w:p>
    <w:p w14:paraId="4FFA79F3" w14:textId="4E4F6B49" w:rsidR="007B0F36" w:rsidRPr="00E675EB" w:rsidRDefault="30387B49" w:rsidP="0F208770">
      <w:pPr>
        <w:spacing w:line="276" w:lineRule="auto"/>
        <w:rPr>
          <w:rFonts w:ascii="MS Mincho" w:eastAsia="MS Mincho" w:hAnsi="MS Mincho" w:cs="MS Mincho"/>
          <w:i/>
          <w:iCs/>
        </w:rPr>
      </w:pPr>
      <w:r w:rsidRPr="0F208770">
        <w:rPr>
          <w:rFonts w:ascii="Satoshi" w:hAnsi="Satoshi"/>
        </w:rPr>
        <w:t xml:space="preserve">Central to the solution is a chatbot-style assistant that interprets user inputs expressed in everyday language. Business analysts </w:t>
      </w:r>
      <w:r w:rsidR="29158BAA" w:rsidRPr="0F208770">
        <w:rPr>
          <w:rFonts w:ascii="Satoshi" w:hAnsi="Satoshi"/>
        </w:rPr>
        <w:t xml:space="preserve">can </w:t>
      </w:r>
      <w:r w:rsidRPr="0F208770">
        <w:rPr>
          <w:rFonts w:ascii="Satoshi" w:hAnsi="Satoshi"/>
        </w:rPr>
        <w:t>simply type instructions such as:</w:t>
      </w:r>
      <w:r w:rsidR="2541FFED" w:rsidRPr="0F208770">
        <w:rPr>
          <w:rFonts w:ascii="Satoshi" w:hAnsi="Satoshi"/>
        </w:rPr>
        <w:t xml:space="preserve"> </w:t>
      </w:r>
      <w:r w:rsidRPr="0F208770">
        <w:rPr>
          <w:rFonts w:ascii="Satoshi" w:hAnsi="Satoshi"/>
          <w:i/>
          <w:iCs/>
        </w:rPr>
        <w:t>“Flag providers with missing NPI in Florida whose specialty is cardiology.”</w:t>
      </w:r>
      <w:r w:rsidRPr="0F208770">
        <w:rPr>
          <w:rFonts w:ascii="MS Mincho" w:eastAsia="MS Mincho" w:hAnsi="MS Mincho" w:cs="MS Mincho"/>
          <w:i/>
          <w:iCs/>
        </w:rPr>
        <w:t> </w:t>
      </w:r>
    </w:p>
    <w:p w14:paraId="0E3C059C" w14:textId="10346CB8" w:rsidR="007B0F36" w:rsidRPr="00E675EB" w:rsidRDefault="30387B49" w:rsidP="04867D33">
      <w:pPr>
        <w:spacing w:line="276" w:lineRule="auto"/>
        <w:rPr>
          <w:rFonts w:ascii="Satoshi" w:hAnsi="Satoshi"/>
        </w:rPr>
      </w:pPr>
      <w:r w:rsidRPr="0F208770">
        <w:rPr>
          <w:rFonts w:ascii="Satoshi" w:hAnsi="Satoshi"/>
        </w:rPr>
        <w:t>The engine</w:t>
      </w:r>
      <w:r w:rsidR="3369F18D" w:rsidRPr="0F208770">
        <w:rPr>
          <w:rFonts w:ascii="Satoshi" w:hAnsi="Satoshi"/>
        </w:rPr>
        <w:t xml:space="preserve"> then </w:t>
      </w:r>
      <w:r w:rsidRPr="0F208770">
        <w:rPr>
          <w:rFonts w:ascii="Satoshi" w:hAnsi="Satoshi"/>
        </w:rPr>
        <w:t xml:space="preserve">translates this natural language input into structured logic and generates executable rules. This </w:t>
      </w:r>
      <w:r w:rsidR="523F10A8" w:rsidRPr="0F208770">
        <w:rPr>
          <w:rFonts w:ascii="Satoshi" w:hAnsi="Satoshi"/>
        </w:rPr>
        <w:t>removes</w:t>
      </w:r>
      <w:r w:rsidRPr="0F208770">
        <w:rPr>
          <w:rFonts w:ascii="Satoshi" w:hAnsi="Satoshi"/>
        </w:rPr>
        <w:t xml:space="preserve"> the technical barrier to rule creation while preserving the rigor and specificity required in healthcare data environments, enabling business analysts to engage </w:t>
      </w:r>
      <w:r w:rsidR="6ADFCB1D" w:rsidRPr="0F208770">
        <w:rPr>
          <w:rFonts w:ascii="Satoshi" w:hAnsi="Satoshi"/>
        </w:rPr>
        <w:t>directly in</w:t>
      </w:r>
      <w:r w:rsidRPr="0F208770">
        <w:rPr>
          <w:rFonts w:ascii="Satoshi" w:hAnsi="Satoshi"/>
        </w:rPr>
        <w:t xml:space="preserve"> rule authoring.</w:t>
      </w:r>
    </w:p>
    <w:p w14:paraId="23FF72A8" w14:textId="67284952" w:rsidR="007B0F36" w:rsidRPr="00E675EB" w:rsidRDefault="30387B49">
      <w:pPr>
        <w:pStyle w:val="Heading2"/>
        <w:numPr>
          <w:ilvl w:val="0"/>
          <w:numId w:val="10"/>
        </w:numPr>
        <w:rPr>
          <w:rFonts w:ascii="Satoshi" w:eastAsia="Satoshi" w:hAnsi="Satoshi" w:cs="Satoshi"/>
          <w:b/>
          <w:bCs/>
          <w:sz w:val="24"/>
          <w:szCs w:val="24"/>
        </w:rPr>
      </w:pPr>
      <w:r w:rsidRPr="506B7B47">
        <w:rPr>
          <w:rFonts w:ascii="Satoshi" w:eastAsia="Satoshi" w:hAnsi="Satoshi" w:cs="Satoshi"/>
          <w:b/>
          <w:bCs/>
          <w:sz w:val="24"/>
          <w:szCs w:val="24"/>
        </w:rPr>
        <w:t>Iterative Prompts and Refinements</w:t>
      </w:r>
    </w:p>
    <w:p w14:paraId="19A1BF6D" w14:textId="091A4D3C" w:rsidR="007B0F36" w:rsidRPr="00E675EB" w:rsidRDefault="007B0F36" w:rsidP="71404B83">
      <w:pPr>
        <w:spacing w:line="276" w:lineRule="auto"/>
        <w:rPr>
          <w:rFonts w:ascii="Satoshi" w:hAnsi="Satoshi"/>
        </w:rPr>
      </w:pPr>
      <w:r w:rsidRPr="129487B1">
        <w:rPr>
          <w:rFonts w:ascii="Satoshi" w:hAnsi="Satoshi"/>
        </w:rPr>
        <w:t xml:space="preserve">The NL-to-Rule Engine supports an interactive, conversational refinement cycle </w:t>
      </w:r>
      <w:r w:rsidR="47B54270" w:rsidRPr="129487B1">
        <w:rPr>
          <w:rFonts w:ascii="Satoshi" w:hAnsi="Satoshi"/>
        </w:rPr>
        <w:t xml:space="preserve">that </w:t>
      </w:r>
      <w:r w:rsidRPr="129487B1">
        <w:rPr>
          <w:rFonts w:ascii="Satoshi" w:hAnsi="Satoshi"/>
        </w:rPr>
        <w:t>allow</w:t>
      </w:r>
      <w:r w:rsidR="2C6B666F" w:rsidRPr="129487B1">
        <w:rPr>
          <w:rFonts w:ascii="Satoshi" w:hAnsi="Satoshi"/>
        </w:rPr>
        <w:t>s</w:t>
      </w:r>
      <w:r w:rsidRPr="129487B1">
        <w:rPr>
          <w:rFonts w:ascii="Satoshi" w:hAnsi="Satoshi"/>
        </w:rPr>
        <w:t xml:space="preserve"> users to evolve rules through dialogue. For example:</w:t>
      </w:r>
      <w:r w:rsidRPr="129487B1">
        <w:rPr>
          <w:rFonts w:ascii="MS Mincho" w:eastAsia="MS Mincho" w:hAnsi="MS Mincho" w:cs="MS Mincho"/>
        </w:rPr>
        <w:t> </w:t>
      </w:r>
    </w:p>
    <w:p w14:paraId="3273E823" w14:textId="0DF03C0F" w:rsidR="007B0F36" w:rsidRPr="00E675EB" w:rsidRDefault="30387B49">
      <w:pPr>
        <w:pStyle w:val="ListParagraph"/>
        <w:numPr>
          <w:ilvl w:val="0"/>
          <w:numId w:val="9"/>
        </w:numPr>
        <w:spacing w:line="276" w:lineRule="auto"/>
        <w:rPr>
          <w:rFonts w:ascii="MS Mincho" w:eastAsia="MS Mincho" w:hAnsi="MS Mincho" w:cs="MS Mincho"/>
        </w:rPr>
      </w:pPr>
      <w:r w:rsidRPr="0F208770">
        <w:rPr>
          <w:rFonts w:ascii="Satoshi" w:hAnsi="Satoshi"/>
          <w:b/>
          <w:bCs/>
        </w:rPr>
        <w:lastRenderedPageBreak/>
        <w:t>User:</w:t>
      </w:r>
      <w:r w:rsidRPr="0F208770">
        <w:rPr>
          <w:rFonts w:ascii="Satoshi" w:hAnsi="Satoshi"/>
        </w:rPr>
        <w:t xml:space="preserve"> </w:t>
      </w:r>
      <w:r w:rsidRPr="0F208770">
        <w:rPr>
          <w:rFonts w:ascii="Satoshi" w:hAnsi="Satoshi"/>
          <w:i/>
          <w:iCs/>
        </w:rPr>
        <w:t>“Now include nurse practitioners.”</w:t>
      </w:r>
      <w:r w:rsidRPr="0F208770">
        <w:rPr>
          <w:rFonts w:ascii="MS Mincho" w:eastAsia="MS Mincho" w:hAnsi="MS Mincho" w:cs="MS Mincho"/>
          <w:i/>
          <w:iCs/>
        </w:rPr>
        <w:t> </w:t>
      </w:r>
    </w:p>
    <w:p w14:paraId="1B02F000" w14:textId="2AC748C2" w:rsidR="007B0F36" w:rsidRPr="00E675EB" w:rsidRDefault="007B0F36">
      <w:pPr>
        <w:pStyle w:val="ListParagraph"/>
        <w:numPr>
          <w:ilvl w:val="0"/>
          <w:numId w:val="9"/>
        </w:numPr>
        <w:spacing w:line="276" w:lineRule="auto"/>
        <w:rPr>
          <w:rFonts w:ascii="MS Mincho" w:eastAsia="MS Mincho" w:hAnsi="MS Mincho" w:cs="MS Mincho"/>
        </w:rPr>
      </w:pPr>
      <w:r w:rsidRPr="129487B1">
        <w:rPr>
          <w:rFonts w:ascii="Satoshi" w:hAnsi="Satoshi"/>
          <w:b/>
          <w:bCs/>
        </w:rPr>
        <w:t>Assistant:</w:t>
      </w:r>
      <w:r w:rsidRPr="129487B1">
        <w:rPr>
          <w:rFonts w:ascii="Satoshi" w:hAnsi="Satoshi"/>
        </w:rPr>
        <w:t xml:space="preserve"> </w:t>
      </w:r>
      <w:r w:rsidRPr="129487B1">
        <w:rPr>
          <w:rFonts w:ascii="Satoshi" w:hAnsi="Satoshi"/>
          <w:i/>
          <w:iCs/>
        </w:rPr>
        <w:t>“Updated rule: Include providers with specialty cardiology and nurse practitioners.”</w:t>
      </w:r>
      <w:r w:rsidRPr="129487B1">
        <w:rPr>
          <w:rFonts w:ascii="MS Mincho" w:eastAsia="MS Mincho" w:hAnsi="MS Mincho" w:cs="MS Mincho"/>
        </w:rPr>
        <w:t> </w:t>
      </w:r>
    </w:p>
    <w:p w14:paraId="161B5DE3" w14:textId="6C939EA3" w:rsidR="007B0F36" w:rsidRPr="00E675EB" w:rsidRDefault="007B0F36" w:rsidP="71404B83">
      <w:pPr>
        <w:spacing w:line="276" w:lineRule="auto"/>
        <w:rPr>
          <w:rFonts w:ascii="Satoshi" w:hAnsi="Satoshi"/>
        </w:rPr>
      </w:pPr>
      <w:r w:rsidRPr="129487B1">
        <w:rPr>
          <w:rFonts w:ascii="Satoshi" w:hAnsi="Satoshi"/>
        </w:rPr>
        <w:t xml:space="preserve">This back-and-forth reduces the rework typically needed when instructions are handed off between business users and technical teams. The </w:t>
      </w:r>
      <w:r w:rsidR="07A022E9" w:rsidRPr="129487B1">
        <w:rPr>
          <w:rFonts w:ascii="Satoshi" w:hAnsi="Satoshi"/>
        </w:rPr>
        <w:t>process remains</w:t>
      </w:r>
      <w:r w:rsidRPr="129487B1">
        <w:rPr>
          <w:rFonts w:ascii="Satoshi" w:hAnsi="Satoshi"/>
        </w:rPr>
        <w:t xml:space="preserve"> collaborative and flexible </w:t>
      </w:r>
      <w:r w:rsidR="7F149B7C" w:rsidRPr="129487B1">
        <w:rPr>
          <w:rFonts w:ascii="Satoshi" w:hAnsi="Satoshi"/>
        </w:rPr>
        <w:t xml:space="preserve">while </w:t>
      </w:r>
      <w:r w:rsidRPr="129487B1">
        <w:rPr>
          <w:rFonts w:ascii="Satoshi" w:hAnsi="Satoshi"/>
        </w:rPr>
        <w:t>reflect</w:t>
      </w:r>
      <w:r w:rsidR="39D5A663" w:rsidRPr="129487B1">
        <w:rPr>
          <w:rFonts w:ascii="Satoshi" w:hAnsi="Satoshi"/>
        </w:rPr>
        <w:t>ing</w:t>
      </w:r>
      <w:r w:rsidRPr="129487B1">
        <w:rPr>
          <w:rFonts w:ascii="Satoshi" w:hAnsi="Satoshi"/>
        </w:rPr>
        <w:t xml:space="preserve"> </w:t>
      </w:r>
      <w:r w:rsidR="565A25B3" w:rsidRPr="129487B1">
        <w:rPr>
          <w:rFonts w:ascii="Satoshi" w:hAnsi="Satoshi"/>
        </w:rPr>
        <w:t>the</w:t>
      </w:r>
      <w:r w:rsidRPr="129487B1">
        <w:rPr>
          <w:rFonts w:ascii="Satoshi" w:hAnsi="Satoshi"/>
        </w:rPr>
        <w:t xml:space="preserve"> </w:t>
      </w:r>
      <w:r w:rsidR="565A25B3" w:rsidRPr="129487B1">
        <w:rPr>
          <w:rFonts w:ascii="Satoshi" w:hAnsi="Satoshi"/>
        </w:rPr>
        <w:t xml:space="preserve">underlying </w:t>
      </w:r>
      <w:r w:rsidRPr="129487B1">
        <w:rPr>
          <w:rFonts w:ascii="Satoshi" w:hAnsi="Satoshi"/>
        </w:rPr>
        <w:t>business intent.</w:t>
      </w:r>
    </w:p>
    <w:p w14:paraId="7FE7F002" w14:textId="417FCFD2" w:rsidR="007B0F36" w:rsidRPr="00E675EB" w:rsidRDefault="30387B49">
      <w:pPr>
        <w:pStyle w:val="Heading2"/>
        <w:numPr>
          <w:ilvl w:val="0"/>
          <w:numId w:val="10"/>
        </w:numPr>
        <w:rPr>
          <w:rFonts w:ascii="Satoshi" w:eastAsia="Satoshi" w:hAnsi="Satoshi" w:cs="Satoshi"/>
          <w:b/>
          <w:bCs/>
          <w:sz w:val="24"/>
          <w:szCs w:val="24"/>
        </w:rPr>
      </w:pPr>
      <w:r w:rsidRPr="506B7B47">
        <w:rPr>
          <w:rFonts w:ascii="Satoshi" w:eastAsia="Satoshi" w:hAnsi="Satoshi" w:cs="Satoshi"/>
          <w:b/>
          <w:bCs/>
          <w:sz w:val="24"/>
          <w:szCs w:val="24"/>
        </w:rPr>
        <w:t>Dual Rule Visualization</w:t>
      </w:r>
    </w:p>
    <w:p w14:paraId="0282FB99" w14:textId="76387ABB" w:rsidR="007B0F36" w:rsidRPr="00E675EB" w:rsidRDefault="007B0F36" w:rsidP="71404B83">
      <w:pPr>
        <w:spacing w:line="276" w:lineRule="auto"/>
        <w:rPr>
          <w:rFonts w:ascii="Satoshi" w:hAnsi="Satoshi"/>
        </w:rPr>
      </w:pPr>
      <w:r w:rsidRPr="129487B1">
        <w:rPr>
          <w:rFonts w:ascii="Satoshi" w:hAnsi="Satoshi"/>
        </w:rPr>
        <w:t xml:space="preserve">The system presents rules in two synchronized formats to </w:t>
      </w:r>
      <w:r w:rsidR="4BB3EF5A" w:rsidRPr="129487B1">
        <w:rPr>
          <w:rFonts w:ascii="Satoshi" w:hAnsi="Satoshi"/>
        </w:rPr>
        <w:t>support different</w:t>
      </w:r>
      <w:r w:rsidRPr="129487B1">
        <w:rPr>
          <w:rFonts w:ascii="Satoshi" w:hAnsi="Satoshi"/>
        </w:rPr>
        <w:t xml:space="preserve"> stakeholder needs: </w:t>
      </w:r>
      <w:r w:rsidRPr="129487B1">
        <w:rPr>
          <w:rFonts w:ascii="MS Mincho" w:eastAsia="MS Mincho" w:hAnsi="MS Mincho" w:cs="MS Mincho"/>
        </w:rPr>
        <w:t> </w:t>
      </w:r>
    </w:p>
    <w:p w14:paraId="72FCEA2E" w14:textId="757A1DBD" w:rsidR="007B0F36" w:rsidRPr="00E675EB" w:rsidRDefault="007B0F36">
      <w:pPr>
        <w:pStyle w:val="ListParagraph"/>
        <w:numPr>
          <w:ilvl w:val="0"/>
          <w:numId w:val="8"/>
        </w:numPr>
        <w:spacing w:line="276" w:lineRule="auto"/>
        <w:rPr>
          <w:rFonts w:ascii="MS Mincho" w:eastAsia="MS Mincho" w:hAnsi="MS Mincho" w:cs="MS Mincho"/>
        </w:rPr>
      </w:pPr>
      <w:r w:rsidRPr="129487B1">
        <w:rPr>
          <w:rFonts w:ascii="Satoshi" w:hAnsi="Satoshi"/>
          <w:b/>
          <w:bCs/>
        </w:rPr>
        <w:t>Structured Text View:</w:t>
      </w:r>
      <w:r w:rsidRPr="129487B1">
        <w:rPr>
          <w:rFonts w:ascii="Satoshi" w:hAnsi="Satoshi"/>
        </w:rPr>
        <w:t xml:space="preserve"> Provides detailed, logic-based conditions understandable to analysts with technical familiarity.</w:t>
      </w:r>
      <w:r w:rsidRPr="129487B1">
        <w:rPr>
          <w:rFonts w:ascii="MS Mincho" w:eastAsia="MS Mincho" w:hAnsi="MS Mincho" w:cs="MS Mincho"/>
        </w:rPr>
        <w:t> </w:t>
      </w:r>
    </w:p>
    <w:p w14:paraId="39F5FFA2" w14:textId="76BA70D8" w:rsidR="007B0F36" w:rsidRPr="00E675EB" w:rsidRDefault="30387B49">
      <w:pPr>
        <w:pStyle w:val="ListParagraph"/>
        <w:numPr>
          <w:ilvl w:val="0"/>
          <w:numId w:val="8"/>
        </w:numPr>
        <w:spacing w:line="276" w:lineRule="auto"/>
        <w:rPr>
          <w:rFonts w:ascii="MS Mincho" w:eastAsia="MS Mincho" w:hAnsi="MS Mincho" w:cs="MS Mincho"/>
        </w:rPr>
      </w:pPr>
      <w:r w:rsidRPr="0F208770">
        <w:rPr>
          <w:rFonts w:ascii="Satoshi" w:hAnsi="Satoshi"/>
          <w:b/>
          <w:bCs/>
        </w:rPr>
        <w:t>Workflow (</w:t>
      </w:r>
      <w:r w:rsidR="59A5F1EC" w:rsidRPr="0F208770">
        <w:rPr>
          <w:rFonts w:ascii="Satoshi" w:hAnsi="Satoshi"/>
          <w:b/>
          <w:bCs/>
        </w:rPr>
        <w:t>F</w:t>
      </w:r>
      <w:r w:rsidRPr="0F208770">
        <w:rPr>
          <w:rFonts w:ascii="Satoshi" w:hAnsi="Satoshi"/>
          <w:b/>
          <w:bCs/>
        </w:rPr>
        <w:t>lowchart) View:</w:t>
      </w:r>
      <w:r w:rsidRPr="0F208770">
        <w:rPr>
          <w:rFonts w:ascii="Satoshi" w:hAnsi="Satoshi"/>
        </w:rPr>
        <w:t xml:space="preserve"> Offers a visual sequence of rule operations </w:t>
      </w:r>
      <w:r w:rsidR="53D9EEC3" w:rsidRPr="0F208770">
        <w:rPr>
          <w:rFonts w:ascii="Satoshi" w:hAnsi="Satoshi"/>
        </w:rPr>
        <w:t>for</w:t>
      </w:r>
      <w:r w:rsidRPr="0F208770">
        <w:rPr>
          <w:rFonts w:ascii="Satoshi" w:hAnsi="Satoshi"/>
        </w:rPr>
        <w:t xml:space="preserve"> non-technical business users and executives.</w:t>
      </w:r>
    </w:p>
    <w:p w14:paraId="5D1EC62A" w14:textId="55E64121" w:rsidR="007B0F36" w:rsidRPr="00E675EB" w:rsidRDefault="30387B49" w:rsidP="0F208770">
      <w:pPr>
        <w:spacing w:line="276" w:lineRule="auto"/>
        <w:rPr>
          <w:rFonts w:ascii="Satoshi" w:hAnsi="Satoshi"/>
        </w:rPr>
      </w:pPr>
      <w:r w:rsidRPr="0F208770">
        <w:rPr>
          <w:rFonts w:ascii="Satoshi" w:hAnsi="Satoshi"/>
        </w:rPr>
        <w:t xml:space="preserve">This dual representation </w:t>
      </w:r>
      <w:r w:rsidR="09D36523" w:rsidRPr="0F208770">
        <w:rPr>
          <w:rFonts w:ascii="Satoshi" w:hAnsi="Satoshi"/>
        </w:rPr>
        <w:t>helps align understanding</w:t>
      </w:r>
      <w:r w:rsidRPr="0F208770">
        <w:rPr>
          <w:rFonts w:ascii="Satoshi" w:hAnsi="Satoshi"/>
        </w:rPr>
        <w:t xml:space="preserve"> between technical and business </w:t>
      </w:r>
      <w:r w:rsidR="1C15A82F" w:rsidRPr="0F208770">
        <w:rPr>
          <w:rFonts w:ascii="Satoshi" w:hAnsi="Satoshi"/>
        </w:rPr>
        <w:t>stakeholders</w:t>
      </w:r>
      <w:r w:rsidRPr="0F208770">
        <w:rPr>
          <w:rFonts w:ascii="Satoshi" w:hAnsi="Satoshi"/>
        </w:rPr>
        <w:t xml:space="preserve"> </w:t>
      </w:r>
      <w:r w:rsidR="288CB9AB" w:rsidRPr="0F208770">
        <w:rPr>
          <w:rFonts w:ascii="Satoshi" w:hAnsi="Satoshi"/>
        </w:rPr>
        <w:t>so rule logic</w:t>
      </w:r>
      <w:r w:rsidRPr="0F208770">
        <w:rPr>
          <w:rFonts w:ascii="Satoshi" w:hAnsi="Satoshi"/>
        </w:rPr>
        <w:t xml:space="preserve"> can </w:t>
      </w:r>
      <w:r w:rsidR="2F583F65" w:rsidRPr="0F208770">
        <w:rPr>
          <w:rFonts w:ascii="Satoshi" w:hAnsi="Satoshi"/>
        </w:rPr>
        <w:t xml:space="preserve">be </w:t>
      </w:r>
      <w:r w:rsidRPr="0F208770">
        <w:rPr>
          <w:rFonts w:ascii="Satoshi" w:hAnsi="Satoshi"/>
        </w:rPr>
        <w:t>review</w:t>
      </w:r>
      <w:r w:rsidR="7C6F2C2F" w:rsidRPr="0F208770">
        <w:rPr>
          <w:rFonts w:ascii="Satoshi" w:hAnsi="Satoshi"/>
        </w:rPr>
        <w:t xml:space="preserve">ed and </w:t>
      </w:r>
      <w:r w:rsidRPr="0F208770">
        <w:rPr>
          <w:rFonts w:ascii="Satoshi" w:hAnsi="Satoshi"/>
        </w:rPr>
        <w:t>validate</w:t>
      </w:r>
      <w:r w:rsidR="309B2A8B" w:rsidRPr="0F208770">
        <w:rPr>
          <w:rFonts w:ascii="Satoshi" w:hAnsi="Satoshi"/>
        </w:rPr>
        <w:t>d</w:t>
      </w:r>
      <w:r w:rsidRPr="0F208770">
        <w:rPr>
          <w:rFonts w:ascii="Satoshi" w:hAnsi="Satoshi"/>
        </w:rPr>
        <w:t xml:space="preserve"> before publication</w:t>
      </w:r>
      <w:r w:rsidR="7E25A10A" w:rsidRPr="0F208770">
        <w:rPr>
          <w:rFonts w:ascii="Satoshi" w:hAnsi="Satoshi"/>
        </w:rPr>
        <w:t>.</w:t>
      </w:r>
      <w:r w:rsidR="22A01347" w:rsidRPr="0F208770">
        <w:rPr>
          <w:rFonts w:ascii="Satoshi" w:hAnsi="Satoshi"/>
        </w:rPr>
        <w:t xml:space="preserve"> </w:t>
      </w:r>
      <w:r>
        <w:t>Flexible Editing and Attribute Configuration</w:t>
      </w:r>
    </w:p>
    <w:p w14:paraId="702A752C" w14:textId="4E12E91F" w:rsidR="007B0F36" w:rsidRPr="00E675EB" w:rsidRDefault="30387B49" w:rsidP="71404B83">
      <w:pPr>
        <w:spacing w:line="276" w:lineRule="auto"/>
        <w:rPr>
          <w:rFonts w:ascii="Satoshi" w:hAnsi="Satoshi"/>
        </w:rPr>
      </w:pPr>
      <w:r w:rsidRPr="3AEB75D6">
        <w:rPr>
          <w:rFonts w:ascii="Satoshi" w:hAnsi="Satoshi"/>
        </w:rPr>
        <w:t xml:space="preserve">Users can adjust rule parameters or configure attributes directly within the interface without rewriting entire rules. This decreases friction and </w:t>
      </w:r>
      <w:r w:rsidR="3D672355" w:rsidRPr="3AEB75D6">
        <w:rPr>
          <w:rFonts w:ascii="Satoshi" w:hAnsi="Satoshi"/>
        </w:rPr>
        <w:t>allows</w:t>
      </w:r>
      <w:r w:rsidRPr="3AEB75D6">
        <w:rPr>
          <w:rFonts w:ascii="Satoshi" w:hAnsi="Satoshi"/>
        </w:rPr>
        <w:t xml:space="preserve"> analysts to iteratively maintain rule </w:t>
      </w:r>
      <w:r w:rsidR="54367ED0" w:rsidRPr="3AEB75D6">
        <w:rPr>
          <w:rFonts w:ascii="Satoshi" w:hAnsi="Satoshi"/>
        </w:rPr>
        <w:t>sets, reducing</w:t>
      </w:r>
      <w:r w:rsidRPr="3AEB75D6">
        <w:rPr>
          <w:rFonts w:ascii="Satoshi" w:hAnsi="Satoshi"/>
        </w:rPr>
        <w:t xml:space="preserve"> reliance on BRU</w:t>
      </w:r>
      <w:r w:rsidR="1ED0C0AE" w:rsidRPr="3AEB75D6">
        <w:rPr>
          <w:rFonts w:ascii="Satoshi" w:hAnsi="Satoshi"/>
        </w:rPr>
        <w:t>s</w:t>
      </w:r>
      <w:r w:rsidRPr="3AEB75D6">
        <w:rPr>
          <w:rFonts w:ascii="Satoshi" w:hAnsi="Satoshi"/>
        </w:rPr>
        <w:t xml:space="preserve"> for routine updates.</w:t>
      </w:r>
    </w:p>
    <w:p w14:paraId="55857541" w14:textId="4017FA45" w:rsidR="007B0F36" w:rsidRPr="00E675EB" w:rsidRDefault="30387B49" w:rsidP="129487B1">
      <w:pPr>
        <w:spacing w:line="276" w:lineRule="auto"/>
        <w:rPr>
          <w:rFonts w:ascii="Satoshi" w:hAnsi="Satoshi"/>
        </w:rPr>
      </w:pPr>
      <w:r w:rsidRPr="0F208770">
        <w:rPr>
          <w:rFonts w:ascii="Satoshi" w:hAnsi="Satoshi"/>
        </w:rPr>
        <w:t xml:space="preserve">By uniting AI-powered language understanding with user-centered design, </w:t>
      </w:r>
      <w:r w:rsidR="20DBB84D" w:rsidRPr="0F208770">
        <w:rPr>
          <w:rFonts w:ascii="Satoshi" w:hAnsi="Satoshi"/>
        </w:rPr>
        <w:t>the</w:t>
      </w:r>
      <w:r w:rsidRPr="0F208770">
        <w:rPr>
          <w:rFonts w:ascii="Satoshi" w:hAnsi="Satoshi"/>
        </w:rPr>
        <w:t xml:space="preserve"> NL-to-Rule Engine </w:t>
      </w:r>
      <w:r w:rsidR="5B593FFD" w:rsidRPr="0F208770">
        <w:rPr>
          <w:rFonts w:ascii="Satoshi" w:hAnsi="Satoshi"/>
        </w:rPr>
        <w:t>supports a more</w:t>
      </w:r>
      <w:r w:rsidRPr="0F208770">
        <w:rPr>
          <w:rFonts w:ascii="Satoshi" w:hAnsi="Satoshi"/>
        </w:rPr>
        <w:t xml:space="preserve"> accessible</w:t>
      </w:r>
      <w:r w:rsidR="07393D65" w:rsidRPr="0F208770">
        <w:rPr>
          <w:rFonts w:ascii="Satoshi" w:hAnsi="Satoshi"/>
        </w:rPr>
        <w:t xml:space="preserve"> and</w:t>
      </w:r>
      <w:r w:rsidRPr="0F208770">
        <w:rPr>
          <w:rFonts w:ascii="Satoshi" w:hAnsi="Satoshi"/>
        </w:rPr>
        <w:t xml:space="preserve"> collaborative</w:t>
      </w:r>
      <w:r w:rsidR="363EB1AF" w:rsidRPr="0F208770">
        <w:rPr>
          <w:rFonts w:ascii="Satoshi" w:hAnsi="Satoshi"/>
        </w:rPr>
        <w:t xml:space="preserve"> rule management </w:t>
      </w:r>
      <w:r w:rsidRPr="0F208770">
        <w:rPr>
          <w:rFonts w:ascii="Satoshi" w:hAnsi="Satoshi"/>
        </w:rPr>
        <w:t xml:space="preserve">practice. This empowers healthcare organizations to respond swiftly to evolving requirements, optimize resource allocation, and </w:t>
      </w:r>
      <w:r w:rsidR="66279A15" w:rsidRPr="0F208770">
        <w:rPr>
          <w:rFonts w:ascii="Satoshi" w:hAnsi="Satoshi"/>
        </w:rPr>
        <w:t>manage</w:t>
      </w:r>
      <w:r w:rsidRPr="0F208770">
        <w:rPr>
          <w:rFonts w:ascii="Satoshi" w:hAnsi="Satoshi"/>
        </w:rPr>
        <w:t xml:space="preserve"> data quality and compliance with </w:t>
      </w:r>
      <w:r w:rsidR="702CCF99" w:rsidRPr="0F208770">
        <w:rPr>
          <w:rFonts w:ascii="Satoshi" w:hAnsi="Satoshi"/>
        </w:rPr>
        <w:t>greater efficiency</w:t>
      </w:r>
      <w:r w:rsidRPr="0F208770">
        <w:rPr>
          <w:rFonts w:ascii="Satoshi" w:hAnsi="Satoshi"/>
        </w:rPr>
        <w:t>.</w:t>
      </w:r>
    </w:p>
    <w:p w14:paraId="002FBD30" w14:textId="5269DD52" w:rsidR="00C54265" w:rsidRDefault="00C54265" w:rsidP="129487B1">
      <w:pPr>
        <w:spacing w:line="276" w:lineRule="auto"/>
        <w:rPr>
          <w:rFonts w:ascii="Satoshi" w:hAnsi="Satoshi"/>
          <w:b/>
          <w:bCs/>
          <w:sz w:val="32"/>
          <w:szCs w:val="32"/>
        </w:rPr>
      </w:pPr>
      <w:r w:rsidRPr="129487B1">
        <w:rPr>
          <w:rStyle w:val="Heading1Char"/>
        </w:rPr>
        <w:t>Strategic Business</w:t>
      </w:r>
      <w:r w:rsidR="007B0F36" w:rsidRPr="129487B1">
        <w:rPr>
          <w:rStyle w:val="Heading1Char"/>
        </w:rPr>
        <w:t xml:space="preserve"> Value</w:t>
      </w:r>
    </w:p>
    <w:tbl>
      <w:tblPr>
        <w:tblStyle w:val="TableGrid"/>
        <w:tblW w:w="0" w:type="auto"/>
        <w:tblLook w:val="06A0" w:firstRow="1" w:lastRow="0" w:firstColumn="1" w:lastColumn="0" w:noHBand="1" w:noVBand="1"/>
      </w:tblPr>
      <w:tblGrid>
        <w:gridCol w:w="5283"/>
        <w:gridCol w:w="5172"/>
      </w:tblGrid>
      <w:tr w:rsidR="3C3FAC4B" w14:paraId="71B67726" w14:textId="77777777" w:rsidTr="3AEB75D6">
        <w:trPr>
          <w:trHeight w:val="300"/>
        </w:trPr>
        <w:tc>
          <w:tcPr>
            <w:tcW w:w="5283" w:type="dxa"/>
          </w:tcPr>
          <w:p w14:paraId="5D9AF8B8" w14:textId="101DEE86" w:rsidR="3D3A28D2" w:rsidRDefault="4857BE57" w:rsidP="0F208770">
            <w:pPr>
              <w:pStyle w:val="Heading2"/>
              <w:rPr>
                <w:rFonts w:ascii="Satoshi" w:hAnsi="Satoshi"/>
              </w:rPr>
            </w:pPr>
            <w:r>
              <w:lastRenderedPageBreak/>
              <w:t>For Users</w:t>
            </w:r>
          </w:p>
          <w:p w14:paraId="39D11165" w14:textId="2C16E18F" w:rsidR="3D3A28D2" w:rsidRDefault="495EBB5A" w:rsidP="108531E1">
            <w:pPr>
              <w:pStyle w:val="Heading3"/>
            </w:pPr>
            <w:r>
              <w:t>Reduced dependency on BRU</w:t>
            </w:r>
            <w:r w:rsidR="1F638C07">
              <w:t>s</w:t>
            </w:r>
          </w:p>
          <w:p w14:paraId="2796F3B3" w14:textId="797DF18F" w:rsidR="3D3A28D2" w:rsidRDefault="1384C00C" w:rsidP="129487B1">
            <w:pPr>
              <w:spacing w:line="276" w:lineRule="auto"/>
              <w:rPr>
                <w:rFonts w:ascii="Satoshi" w:hAnsi="Satoshi"/>
              </w:rPr>
            </w:pPr>
            <w:r w:rsidRPr="3AEB75D6">
              <w:rPr>
                <w:rFonts w:ascii="Satoshi" w:hAnsi="Satoshi"/>
              </w:rPr>
              <w:t xml:space="preserve">By enabling business analysts and operational staff to author and refine simple and medium-complexity rules independently, the solution </w:t>
            </w:r>
            <w:r w:rsidR="615322F9" w:rsidRPr="3AEB75D6">
              <w:rPr>
                <w:rFonts w:ascii="Satoshi" w:hAnsi="Satoshi"/>
              </w:rPr>
              <w:t>reduces</w:t>
            </w:r>
            <w:r w:rsidRPr="3AEB75D6">
              <w:rPr>
                <w:rFonts w:ascii="Satoshi" w:hAnsi="Satoshi"/>
              </w:rPr>
              <w:t xml:space="preserve"> reliance on specialized BRU</w:t>
            </w:r>
            <w:r w:rsidR="6D61B03D" w:rsidRPr="3AEB75D6">
              <w:rPr>
                <w:rFonts w:ascii="Satoshi" w:hAnsi="Satoshi"/>
              </w:rPr>
              <w:t>s</w:t>
            </w:r>
            <w:r w:rsidRPr="3AEB75D6">
              <w:rPr>
                <w:rFonts w:ascii="Satoshi" w:hAnsi="Satoshi"/>
              </w:rPr>
              <w:t xml:space="preserve">. Technical resources </w:t>
            </w:r>
            <w:r w:rsidR="117E5F9F" w:rsidRPr="3AEB75D6">
              <w:rPr>
                <w:rFonts w:ascii="Satoshi" w:hAnsi="Satoshi"/>
              </w:rPr>
              <w:t>can focus on</w:t>
            </w:r>
            <w:r w:rsidRPr="3AEB75D6">
              <w:rPr>
                <w:rFonts w:ascii="Satoshi" w:hAnsi="Satoshi"/>
              </w:rPr>
              <w:t xml:space="preserve"> higher-value platform enhancements</w:t>
            </w:r>
            <w:r w:rsidR="5D348D2D" w:rsidRPr="3AEB75D6">
              <w:rPr>
                <w:rFonts w:ascii="Satoshi" w:hAnsi="Satoshi"/>
              </w:rPr>
              <w:t xml:space="preserve">, </w:t>
            </w:r>
            <w:r w:rsidRPr="3AEB75D6">
              <w:rPr>
                <w:rFonts w:ascii="Satoshi" w:hAnsi="Satoshi"/>
              </w:rPr>
              <w:t>reduc</w:t>
            </w:r>
            <w:r w:rsidR="79DF330B" w:rsidRPr="3AEB75D6">
              <w:rPr>
                <w:rFonts w:ascii="Satoshi" w:hAnsi="Satoshi"/>
              </w:rPr>
              <w:t>ing</w:t>
            </w:r>
            <w:r w:rsidRPr="3AEB75D6">
              <w:rPr>
                <w:rFonts w:ascii="Satoshi" w:hAnsi="Satoshi"/>
              </w:rPr>
              <w:t xml:space="preserve"> operational bottlenecks.</w:t>
            </w:r>
          </w:p>
          <w:p w14:paraId="0781C3FF" w14:textId="705CDB1C" w:rsidR="3D3A28D2" w:rsidRDefault="4857BE57" w:rsidP="129487B1">
            <w:pPr>
              <w:pStyle w:val="Heading3"/>
            </w:pPr>
            <w:r>
              <w:t xml:space="preserve">Faster </w:t>
            </w:r>
            <w:r w:rsidR="1F7F2EA0">
              <w:t>t</w:t>
            </w:r>
            <w:r>
              <w:t xml:space="preserve">urnaround </w:t>
            </w:r>
            <w:r w:rsidR="65FAAB2E">
              <w:t>with</w:t>
            </w:r>
            <w:r>
              <w:t xml:space="preserve"> </w:t>
            </w:r>
            <w:r w:rsidR="2011066E">
              <w:t>c</w:t>
            </w:r>
            <w:r>
              <w:t xml:space="preserve">onversational </w:t>
            </w:r>
            <w:r w:rsidR="1EB796E3">
              <w:t>i</w:t>
            </w:r>
            <w:r>
              <w:t>terations</w:t>
            </w:r>
          </w:p>
          <w:p w14:paraId="3C9E7FE7" w14:textId="7C606642" w:rsidR="0379559D" w:rsidRDefault="6BA47004">
            <w:pPr>
              <w:spacing w:line="276" w:lineRule="auto"/>
              <w:rPr>
                <w:rFonts w:ascii="Satoshi" w:hAnsi="Satoshi"/>
              </w:rPr>
            </w:pPr>
            <w:r w:rsidRPr="129487B1">
              <w:rPr>
                <w:rFonts w:ascii="Satoshi" w:hAnsi="Satoshi"/>
              </w:rPr>
              <w:t>C</w:t>
            </w:r>
            <w:r w:rsidR="19729F8A" w:rsidRPr="129487B1">
              <w:rPr>
                <w:rFonts w:ascii="Satoshi" w:hAnsi="Satoshi"/>
              </w:rPr>
              <w:t xml:space="preserve">onversational, iterative rule refinement accelerates cycles from ideation to deployment. Users can adjust rules through natural language prompts, </w:t>
            </w:r>
            <w:r w:rsidR="5D8A5951" w:rsidRPr="129487B1">
              <w:rPr>
                <w:rFonts w:ascii="Satoshi" w:hAnsi="Satoshi"/>
              </w:rPr>
              <w:t>helping them</w:t>
            </w:r>
            <w:r w:rsidR="19729F8A" w:rsidRPr="129487B1">
              <w:rPr>
                <w:rFonts w:ascii="Satoshi" w:hAnsi="Satoshi"/>
              </w:rPr>
              <w:t xml:space="preserve"> respon</w:t>
            </w:r>
            <w:r w:rsidR="4387F4CB" w:rsidRPr="129487B1">
              <w:rPr>
                <w:rFonts w:ascii="Satoshi" w:hAnsi="Satoshi"/>
              </w:rPr>
              <w:t>d</w:t>
            </w:r>
            <w:r w:rsidR="19729F8A" w:rsidRPr="129487B1">
              <w:rPr>
                <w:rFonts w:ascii="Satoshi" w:hAnsi="Satoshi"/>
              </w:rPr>
              <w:t xml:space="preserve"> </w:t>
            </w:r>
            <w:r w:rsidR="6E8E7FE3" w:rsidRPr="129487B1">
              <w:rPr>
                <w:rFonts w:ascii="Satoshi" w:hAnsi="Satoshi"/>
              </w:rPr>
              <w:t xml:space="preserve">faster to </w:t>
            </w:r>
            <w:r w:rsidR="19729F8A" w:rsidRPr="129487B1">
              <w:rPr>
                <w:rFonts w:ascii="Satoshi" w:hAnsi="Satoshi"/>
              </w:rPr>
              <w:t>emerging business or regulatory needs.</w:t>
            </w:r>
          </w:p>
          <w:p w14:paraId="36DC7FC7" w14:textId="73F55C38" w:rsidR="3D3A28D2" w:rsidRDefault="4857BE57" w:rsidP="129487B1">
            <w:pPr>
              <w:pStyle w:val="Heading3"/>
            </w:pPr>
            <w:r>
              <w:t xml:space="preserve">Greater </w:t>
            </w:r>
            <w:r w:rsidR="263612FA">
              <w:t>c</w:t>
            </w:r>
            <w:r>
              <w:t xml:space="preserve">onfidence via </w:t>
            </w:r>
            <w:r w:rsidR="137B56E9">
              <w:t>b</w:t>
            </w:r>
            <w:r>
              <w:t>uilt-</w:t>
            </w:r>
            <w:r w:rsidR="4F8566D2">
              <w:t>i</w:t>
            </w:r>
            <w:r>
              <w:t xml:space="preserve">n </w:t>
            </w:r>
            <w:r w:rsidR="6E4FED54">
              <w:t>c</w:t>
            </w:r>
            <w:r>
              <w:t xml:space="preserve">hecks and </w:t>
            </w:r>
            <w:r w:rsidR="18955583">
              <w:t>v</w:t>
            </w:r>
            <w:r>
              <w:t>isualizations</w:t>
            </w:r>
          </w:p>
          <w:p w14:paraId="53D77D70" w14:textId="376CF773" w:rsidR="3D3A28D2" w:rsidRDefault="19729F8A">
            <w:pPr>
              <w:spacing w:line="276" w:lineRule="auto"/>
              <w:rPr>
                <w:rFonts w:ascii="Satoshi" w:hAnsi="Satoshi"/>
              </w:rPr>
            </w:pPr>
            <w:r w:rsidRPr="129487B1">
              <w:rPr>
                <w:rFonts w:ascii="Satoshi" w:hAnsi="Satoshi"/>
              </w:rPr>
              <w:t xml:space="preserve">Integrated conflict detection, logic validation, and dual rule visualization </w:t>
            </w:r>
            <w:r w:rsidR="3602C46F" w:rsidRPr="129487B1">
              <w:rPr>
                <w:rFonts w:ascii="Satoshi" w:hAnsi="Satoshi"/>
              </w:rPr>
              <w:t>gives</w:t>
            </w:r>
            <w:r w:rsidRPr="129487B1">
              <w:rPr>
                <w:rFonts w:ascii="Satoshi" w:hAnsi="Satoshi"/>
              </w:rPr>
              <w:t xml:space="preserve"> users</w:t>
            </w:r>
            <w:r w:rsidR="6900DF53" w:rsidRPr="129487B1">
              <w:rPr>
                <w:rFonts w:ascii="Satoshi" w:hAnsi="Satoshi"/>
              </w:rPr>
              <w:t xml:space="preserve"> </w:t>
            </w:r>
            <w:r w:rsidRPr="129487B1">
              <w:rPr>
                <w:rFonts w:ascii="Satoshi" w:hAnsi="Satoshi"/>
              </w:rPr>
              <w:t>immediate</w:t>
            </w:r>
            <w:r w:rsidR="054EF51C" w:rsidRPr="129487B1">
              <w:rPr>
                <w:rFonts w:ascii="Satoshi" w:hAnsi="Satoshi"/>
              </w:rPr>
              <w:t xml:space="preserve"> </w:t>
            </w:r>
            <w:r w:rsidRPr="129487B1">
              <w:rPr>
                <w:rFonts w:ascii="Satoshi" w:hAnsi="Satoshi"/>
              </w:rPr>
              <w:t xml:space="preserve">feedback. This transparency </w:t>
            </w:r>
            <w:r w:rsidR="7201405E" w:rsidRPr="129487B1">
              <w:rPr>
                <w:rFonts w:ascii="Satoshi" w:hAnsi="Satoshi"/>
              </w:rPr>
              <w:t>supports</w:t>
            </w:r>
            <w:r w:rsidRPr="129487B1">
              <w:rPr>
                <w:rFonts w:ascii="Satoshi" w:hAnsi="Satoshi"/>
              </w:rPr>
              <w:t xml:space="preserve"> trust in rule integrity and reduces</w:t>
            </w:r>
            <w:r w:rsidR="0B411E3F" w:rsidRPr="129487B1">
              <w:rPr>
                <w:rFonts w:ascii="Satoshi" w:hAnsi="Satoshi"/>
              </w:rPr>
              <w:t xml:space="preserve"> the likelihood of</w:t>
            </w:r>
            <w:r w:rsidRPr="129487B1">
              <w:rPr>
                <w:rFonts w:ascii="Satoshi" w:hAnsi="Satoshi"/>
              </w:rPr>
              <w:t xml:space="preserve"> costly errors or rework.</w:t>
            </w:r>
          </w:p>
        </w:tc>
        <w:tc>
          <w:tcPr>
            <w:tcW w:w="5172" w:type="dxa"/>
          </w:tcPr>
          <w:p w14:paraId="535864F6" w14:textId="500749EA" w:rsidR="3D3A28D2" w:rsidRDefault="19729F8A" w:rsidP="129487B1">
            <w:pPr>
              <w:pStyle w:val="Heading2"/>
              <w:rPr>
                <w:rFonts w:ascii="Satoshi" w:hAnsi="Satoshi"/>
              </w:rPr>
            </w:pPr>
            <w:r>
              <w:t>For Organizations</w:t>
            </w:r>
          </w:p>
          <w:p w14:paraId="2CE5A5E9" w14:textId="566AF5A5" w:rsidR="3D3A28D2" w:rsidRDefault="4857BE57" w:rsidP="129487B1">
            <w:pPr>
              <w:pStyle w:val="Heading3"/>
            </w:pPr>
            <w:r>
              <w:t xml:space="preserve">Cost </w:t>
            </w:r>
            <w:r w:rsidR="3C60999D">
              <w:t>e</w:t>
            </w:r>
            <w:r>
              <w:t>fficiency</w:t>
            </w:r>
          </w:p>
          <w:p w14:paraId="616122FE" w14:textId="02CFB6E7" w:rsidR="3D3A28D2" w:rsidRDefault="3CDF9F86" w:rsidP="3C3FAC4B">
            <w:pPr>
              <w:spacing w:line="276" w:lineRule="auto"/>
              <w:rPr>
                <w:rFonts w:ascii="Satoshi" w:hAnsi="Satoshi"/>
              </w:rPr>
            </w:pPr>
            <w:r w:rsidRPr="129487B1">
              <w:rPr>
                <w:rFonts w:ascii="Satoshi" w:hAnsi="Satoshi"/>
              </w:rPr>
              <w:t xml:space="preserve">By implementing the NL-to-Rule Engine, organizations can realize cost efficiencies by reducing the time and resources required for rule development and maintenance. </w:t>
            </w:r>
            <w:r w:rsidR="3A835915" w:rsidRPr="129487B1">
              <w:rPr>
                <w:rFonts w:ascii="Satoshi" w:hAnsi="Satoshi"/>
              </w:rPr>
              <w:t xml:space="preserve">The solution streamlines rule deployment, </w:t>
            </w:r>
            <w:r w:rsidRPr="129487B1">
              <w:rPr>
                <w:rFonts w:ascii="Satoshi" w:hAnsi="Satoshi"/>
              </w:rPr>
              <w:t>decreases reliance on specialized technical teams, and enables business users to manage rules independently, all of which contribute to lowering operational expenses.</w:t>
            </w:r>
          </w:p>
          <w:p w14:paraId="0E16214C" w14:textId="0961C79F" w:rsidR="3D3A28D2" w:rsidRDefault="4857BE57" w:rsidP="129487B1">
            <w:pPr>
              <w:pStyle w:val="Heading3"/>
            </w:pPr>
            <w:r>
              <w:t xml:space="preserve">Accelerated </w:t>
            </w:r>
            <w:r w:rsidR="3C88E61D">
              <w:t>s</w:t>
            </w:r>
            <w:r>
              <w:t xml:space="preserve">peed to </w:t>
            </w:r>
            <w:r w:rsidR="786FE349">
              <w:t>m</w:t>
            </w:r>
            <w:r>
              <w:t>arket </w:t>
            </w:r>
          </w:p>
          <w:p w14:paraId="67777674" w14:textId="79C8627E" w:rsidR="6F5F1955" w:rsidRDefault="0F40F6C6">
            <w:pPr>
              <w:spacing w:line="276" w:lineRule="auto"/>
              <w:rPr>
                <w:rFonts w:ascii="Satoshi" w:hAnsi="Satoshi"/>
              </w:rPr>
            </w:pPr>
            <w:r w:rsidRPr="129487B1">
              <w:rPr>
                <w:rFonts w:ascii="Satoshi" w:hAnsi="Satoshi"/>
              </w:rPr>
              <w:t>The</w:t>
            </w:r>
            <w:r w:rsidR="19729F8A" w:rsidRPr="129487B1">
              <w:rPr>
                <w:rFonts w:ascii="Satoshi" w:hAnsi="Satoshi"/>
              </w:rPr>
              <w:t xml:space="preserve"> platform compresses rule implementation timelines from months to weeks, enabling healthcare entities to adapt </w:t>
            </w:r>
            <w:r w:rsidR="41D4D8A1" w:rsidRPr="129487B1">
              <w:rPr>
                <w:rFonts w:ascii="Satoshi" w:hAnsi="Satoshi"/>
              </w:rPr>
              <w:t xml:space="preserve">more </w:t>
            </w:r>
            <w:r w:rsidR="19729F8A" w:rsidRPr="129487B1">
              <w:rPr>
                <w:rFonts w:ascii="Satoshi" w:hAnsi="Satoshi"/>
              </w:rPr>
              <w:t>rapidly in a shifting regulatory and business environment.</w:t>
            </w:r>
          </w:p>
          <w:p w14:paraId="7FD1C645" w14:textId="31B87D2E" w:rsidR="3C3FAC4B" w:rsidRDefault="3C3FAC4B" w:rsidP="3C3FAC4B">
            <w:pPr>
              <w:spacing w:line="276" w:lineRule="auto"/>
              <w:rPr>
                <w:rFonts w:ascii="Satoshi" w:hAnsi="Satoshi"/>
              </w:rPr>
            </w:pPr>
          </w:p>
          <w:p w14:paraId="59C70221" w14:textId="49D9707A" w:rsidR="3D3A28D2" w:rsidRDefault="19729F8A" w:rsidP="3C3FAC4B">
            <w:pPr>
              <w:pStyle w:val="Heading3"/>
            </w:pPr>
            <w:r>
              <w:t xml:space="preserve">Compliance </w:t>
            </w:r>
            <w:r w:rsidR="44FF1729">
              <w:t>a</w:t>
            </w:r>
            <w:r>
              <w:t>ssurance</w:t>
            </w:r>
          </w:p>
          <w:p w14:paraId="71EE843D" w14:textId="0D50B3D4" w:rsidR="3D3A28D2" w:rsidRDefault="19729F8A" w:rsidP="3C3FAC4B">
            <w:pPr>
              <w:spacing w:line="276" w:lineRule="auto"/>
              <w:rPr>
                <w:rFonts w:ascii="Satoshi" w:hAnsi="Satoshi"/>
              </w:rPr>
            </w:pPr>
            <w:r w:rsidRPr="129487B1">
              <w:rPr>
                <w:rFonts w:ascii="Satoshi" w:hAnsi="Satoshi"/>
              </w:rPr>
              <w:t>Every authored rule is transparent, validated, and audit-ready, supporting governance frameworks and regulatory oversight. This compliance confidence minimizes risk exposure and bolsters stakeholder trust.</w:t>
            </w:r>
          </w:p>
        </w:tc>
      </w:tr>
    </w:tbl>
    <w:p w14:paraId="60AEAD64" w14:textId="49A15CF3" w:rsidR="3C3FAC4B" w:rsidRDefault="3C3FAC4B" w:rsidP="3C3FAC4B">
      <w:pPr>
        <w:spacing w:line="276" w:lineRule="auto"/>
        <w:rPr>
          <w:rFonts w:ascii="Satoshi" w:hAnsi="Satoshi"/>
        </w:rPr>
      </w:pPr>
    </w:p>
    <w:p w14:paraId="7EE12821" w14:textId="682BC3B9" w:rsidR="34C1F96B" w:rsidRDefault="34C1F96B" w:rsidP="3C3FAC4B">
      <w:pPr>
        <w:spacing w:line="276" w:lineRule="auto"/>
        <w:rPr>
          <w:rFonts w:ascii="Satoshi" w:hAnsi="Satoshi"/>
        </w:rPr>
      </w:pPr>
      <w:r w:rsidRPr="129487B1">
        <w:rPr>
          <w:rFonts w:ascii="Satoshi" w:hAnsi="Satoshi"/>
        </w:rPr>
        <w:t>These improved outcomes empower healthcare organizations to optimize budgets while maintaining high standards of data governance. For detailed analysis and quantitative evidence, please refer to the case study section following this.</w:t>
      </w:r>
    </w:p>
    <w:p w14:paraId="4F1DA5CD" w14:textId="42BA1B17" w:rsidR="007B0F36" w:rsidRPr="00E675EB" w:rsidRDefault="007B0F36" w:rsidP="0F208770">
      <w:pPr>
        <w:spacing w:line="276" w:lineRule="auto"/>
        <w:rPr>
          <w:rFonts w:ascii="Satoshi" w:hAnsi="Satoshi"/>
        </w:rPr>
      </w:pPr>
      <w:r>
        <w:br/>
      </w:r>
    </w:p>
    <w:p w14:paraId="4990B657" w14:textId="54671718" w:rsidR="007B0F36" w:rsidRPr="00E675EB" w:rsidRDefault="5E92B02C" w:rsidP="0F208770">
      <w:pPr>
        <w:pStyle w:val="Heading1"/>
        <w:spacing w:line="276" w:lineRule="auto"/>
        <w:rPr>
          <w:rFonts w:ascii="Satoshi" w:hAnsi="Satoshi"/>
          <w:b/>
          <w:bCs/>
        </w:rPr>
      </w:pPr>
      <w:r>
        <w:t xml:space="preserve">Case Study: Achieving Cost Efficiency and Operational Agility with </w:t>
      </w:r>
      <w:r w:rsidR="4FAEA1D1">
        <w:t>the</w:t>
      </w:r>
      <w:r>
        <w:t xml:space="preserve"> NL-to-Rule Engine</w:t>
      </w:r>
    </w:p>
    <w:p w14:paraId="78144CD2" w14:textId="5202B031" w:rsidR="007B0F36" w:rsidRPr="00E675EB" w:rsidRDefault="76945989" w:rsidP="0F208770">
      <w:pPr>
        <w:spacing w:line="276" w:lineRule="auto"/>
        <w:rPr>
          <w:rFonts w:ascii="Satoshi" w:hAnsi="Satoshi"/>
        </w:rPr>
      </w:pPr>
      <w:r w:rsidRPr="0F208770">
        <w:rPr>
          <w:rFonts w:ascii="Satoshi" w:hAnsi="Satoshi"/>
        </w:rPr>
        <w:t xml:space="preserve">Healthcare organizations managing large-scale rule libraries often face costly and time-intensive challenges in rule development, validation, and deployment. This case study </w:t>
      </w:r>
      <w:r w:rsidR="716F57FB" w:rsidRPr="0F208770">
        <w:rPr>
          <w:rFonts w:ascii="Satoshi" w:hAnsi="Satoshi"/>
        </w:rPr>
        <w:t>illustrates</w:t>
      </w:r>
      <w:r w:rsidRPr="0F208770">
        <w:rPr>
          <w:rFonts w:ascii="Satoshi" w:hAnsi="Satoshi"/>
        </w:rPr>
        <w:t xml:space="preserve"> how adopting</w:t>
      </w:r>
      <w:r w:rsidR="758C3BA4" w:rsidRPr="0F208770">
        <w:rPr>
          <w:rFonts w:ascii="Satoshi" w:hAnsi="Satoshi"/>
        </w:rPr>
        <w:t xml:space="preserve"> the</w:t>
      </w:r>
      <w:r w:rsidRPr="0F208770">
        <w:rPr>
          <w:rFonts w:ascii="Satoshi" w:hAnsi="Satoshi"/>
        </w:rPr>
        <w:t xml:space="preserve"> NL-to-Rule Engine </w:t>
      </w:r>
      <w:r w:rsidR="2BE8AB03" w:rsidRPr="0F208770">
        <w:rPr>
          <w:rFonts w:ascii="Satoshi" w:hAnsi="Satoshi"/>
        </w:rPr>
        <w:t>can reduce</w:t>
      </w:r>
      <w:r w:rsidRPr="0F208770">
        <w:rPr>
          <w:rFonts w:ascii="Satoshi" w:hAnsi="Satoshi"/>
        </w:rPr>
        <w:t xml:space="preserve"> effort, cost, and cycle times while </w:t>
      </w:r>
      <w:r w:rsidR="7C2F8B72" w:rsidRPr="0F208770">
        <w:rPr>
          <w:rFonts w:ascii="Satoshi" w:hAnsi="Satoshi"/>
        </w:rPr>
        <w:t>supporting</w:t>
      </w:r>
      <w:r w:rsidRPr="0F208770">
        <w:rPr>
          <w:rFonts w:ascii="Satoshi" w:hAnsi="Satoshi"/>
        </w:rPr>
        <w:t xml:space="preserve"> compliance and responsiveness.</w:t>
      </w:r>
    </w:p>
    <w:p w14:paraId="179B0102" w14:textId="782C4C00" w:rsidR="007B0F36" w:rsidRPr="00E675EB" w:rsidRDefault="007B0F36" w:rsidP="108531E1">
      <w:pPr>
        <w:spacing w:line="276" w:lineRule="auto"/>
        <w:rPr>
          <w:rStyle w:val="Heading2Char"/>
          <w:rFonts w:hint="eastAsia"/>
        </w:rPr>
      </w:pPr>
      <w:r>
        <w:lastRenderedPageBreak/>
        <w:br/>
      </w:r>
      <w:commentRangeStart w:id="256"/>
      <w:commentRangeStart w:id="257"/>
      <w:r w:rsidR="4F130B16" w:rsidRPr="3AEB75D6">
        <w:rPr>
          <w:rStyle w:val="Heading2Char"/>
        </w:rPr>
        <w:t>Background</w:t>
      </w:r>
      <w:commentRangeEnd w:id="256"/>
      <w:r w:rsidRPr="00E675EB">
        <w:rPr>
          <w:rStyle w:val="CommentReference"/>
          <w:rFonts w:asciiTheme="majorHAnsi" w:eastAsiaTheme="majorEastAsia" w:hAnsiTheme="majorHAnsi" w:cstheme="majorBidi" w:hint="eastAsia"/>
          <w:color w:val="0F4761" w:themeColor="accent1" w:themeShade="BF"/>
          <w:sz w:val="32"/>
          <w:szCs w:val="32"/>
        </w:rPr>
        <w:commentReference w:id="256"/>
      </w:r>
      <w:commentRangeEnd w:id="257"/>
      <w:r w:rsidRPr="00E675EB">
        <w:rPr>
          <w:rStyle w:val="CommentReference"/>
          <w:rFonts w:asciiTheme="majorHAnsi" w:eastAsiaTheme="majorEastAsia" w:hAnsiTheme="majorHAnsi" w:cstheme="majorBidi" w:hint="eastAsia"/>
          <w:color w:val="0F4761" w:themeColor="accent1" w:themeShade="BF"/>
          <w:sz w:val="32"/>
          <w:szCs w:val="32"/>
        </w:rPr>
        <w:commentReference w:id="257"/>
      </w:r>
    </w:p>
    <w:p w14:paraId="2CE36E84" w14:textId="411137CA" w:rsidR="007B0F36" w:rsidRPr="00E675EB" w:rsidRDefault="30387B49" w:rsidP="6A92C0CD">
      <w:pPr>
        <w:spacing w:line="276" w:lineRule="auto"/>
        <w:rPr>
          <w:rFonts w:ascii="Satoshi" w:hAnsi="Satoshi"/>
        </w:rPr>
      </w:pPr>
      <w:r w:rsidRPr="3AEB75D6">
        <w:rPr>
          <w:rFonts w:ascii="Satoshi" w:hAnsi="Satoshi"/>
        </w:rPr>
        <w:t>A healthcare organization managing over 110,000 data quality and compliance rules sought to reduce operational costs and accelerate time-to-market for rule deployments.</w:t>
      </w:r>
      <w:r w:rsidR="1D353931" w:rsidRPr="3AEB75D6">
        <w:rPr>
          <w:rFonts w:ascii="Satoshi" w:hAnsi="Satoshi"/>
        </w:rPr>
        <w:t xml:space="preserve"> </w:t>
      </w:r>
      <w:r w:rsidRPr="3AEB75D6">
        <w:rPr>
          <w:rFonts w:ascii="Satoshi" w:hAnsi="Satoshi"/>
        </w:rPr>
        <w:t>Traditionally, rule management required manual coding by specialized BRU</w:t>
      </w:r>
      <w:r w:rsidR="0AD97A01" w:rsidRPr="3AEB75D6">
        <w:rPr>
          <w:rFonts w:ascii="Satoshi" w:hAnsi="Satoshi"/>
        </w:rPr>
        <w:t>s</w:t>
      </w:r>
      <w:r w:rsidRPr="3AEB75D6">
        <w:rPr>
          <w:rFonts w:ascii="Satoshi" w:hAnsi="Satoshi"/>
        </w:rPr>
        <w:t>, resulting in prolonged turnaround times and significant resource overhead.</w:t>
      </w:r>
    </w:p>
    <w:p w14:paraId="388C62D1" w14:textId="34ACFAA1" w:rsidR="007B0F36" w:rsidRPr="00E675EB" w:rsidRDefault="007B0F36" w:rsidP="6A92C0CD">
      <w:pPr>
        <w:spacing w:line="276" w:lineRule="auto"/>
        <w:rPr>
          <w:rFonts w:ascii="Satoshi" w:hAnsi="Satoshi"/>
        </w:rPr>
      </w:pPr>
      <w:r>
        <w:br/>
      </w:r>
      <w:r w:rsidR="30387B49" w:rsidRPr="0F208770">
        <w:rPr>
          <w:rFonts w:ascii="Satoshi" w:hAnsi="Satoshi"/>
        </w:rPr>
        <w:t xml:space="preserve">This case study </w:t>
      </w:r>
      <w:r w:rsidR="6643B987" w:rsidRPr="0F208770">
        <w:rPr>
          <w:rFonts w:ascii="Satoshi" w:hAnsi="Satoshi"/>
        </w:rPr>
        <w:t>presents a</w:t>
      </w:r>
      <w:r w:rsidR="30387B49" w:rsidRPr="0F208770">
        <w:rPr>
          <w:rFonts w:ascii="Satoshi" w:hAnsi="Satoshi"/>
        </w:rPr>
        <w:t xml:space="preserve"> before-and-after comparison within </w:t>
      </w:r>
      <w:r w:rsidR="1D466C57" w:rsidRPr="0F208770">
        <w:rPr>
          <w:rFonts w:ascii="Satoshi" w:hAnsi="Satoshi"/>
        </w:rPr>
        <w:t>this environment</w:t>
      </w:r>
      <w:r w:rsidR="30387B49" w:rsidRPr="0F208770">
        <w:rPr>
          <w:rFonts w:ascii="Satoshi" w:hAnsi="Satoshi"/>
        </w:rPr>
        <w:t>.</w:t>
      </w:r>
    </w:p>
    <w:p w14:paraId="3849AA73" w14:textId="0F4195E6" w:rsidR="007B0F36" w:rsidRPr="00E675EB" w:rsidRDefault="30387B49" w:rsidP="0F208770">
      <w:pPr>
        <w:pStyle w:val="Heading2"/>
        <w:rPr>
          <w:rFonts w:hint="eastAsia"/>
        </w:rPr>
      </w:pPr>
      <w:r>
        <w:t>Before NL-to-Rule</w:t>
      </w:r>
    </w:p>
    <w:p w14:paraId="52940BA3" w14:textId="42B1071D" w:rsidR="007B0F36" w:rsidRPr="007B0F36" w:rsidRDefault="30387B49" w:rsidP="0F208770">
      <w:pPr>
        <w:spacing w:line="276" w:lineRule="auto"/>
        <w:rPr>
          <w:rFonts w:ascii="Satoshi" w:hAnsi="Satoshi"/>
        </w:rPr>
      </w:pPr>
      <w:r w:rsidRPr="3AEB75D6">
        <w:rPr>
          <w:rFonts w:ascii="Satoshi" w:hAnsi="Satoshi"/>
        </w:rPr>
        <w:t>Traditionally, healthcare data quality rules are authored and maintained through technical workflows requiring extensive involvement from BRU</w:t>
      </w:r>
      <w:r w:rsidR="25C1DC59" w:rsidRPr="3AEB75D6">
        <w:rPr>
          <w:rFonts w:ascii="Satoshi" w:hAnsi="Satoshi"/>
        </w:rPr>
        <w:t>s</w:t>
      </w:r>
      <w:r w:rsidRPr="3AEB75D6">
        <w:rPr>
          <w:rFonts w:ascii="Satoshi" w:hAnsi="Satoshi"/>
        </w:rPr>
        <w:t>. Business analysts often lack tools to independently create or modify rules, leading to:</w:t>
      </w:r>
    </w:p>
    <w:p w14:paraId="148F3B58" w14:textId="77777777" w:rsidR="007B0F36" w:rsidRPr="007B0F36" w:rsidRDefault="30387B49">
      <w:pPr>
        <w:pStyle w:val="ListParagraph"/>
        <w:numPr>
          <w:ilvl w:val="0"/>
          <w:numId w:val="7"/>
        </w:numPr>
        <w:spacing w:line="276" w:lineRule="auto"/>
        <w:rPr>
          <w:rFonts w:ascii="Satoshi" w:hAnsi="Satoshi"/>
        </w:rPr>
      </w:pPr>
      <w:r w:rsidRPr="0F208770">
        <w:rPr>
          <w:rFonts w:ascii="Satoshi" w:hAnsi="Satoshi"/>
        </w:rPr>
        <w:t>Excessive dependency on BRU resources, even for simple rule changes.</w:t>
      </w:r>
    </w:p>
    <w:p w14:paraId="55E44B40" w14:textId="77777777" w:rsidR="007B0F36" w:rsidRPr="007B0F36" w:rsidRDefault="30387B49">
      <w:pPr>
        <w:pStyle w:val="ListParagraph"/>
        <w:numPr>
          <w:ilvl w:val="0"/>
          <w:numId w:val="7"/>
        </w:numPr>
        <w:spacing w:line="276" w:lineRule="auto"/>
        <w:rPr>
          <w:rFonts w:ascii="Satoshi" w:hAnsi="Satoshi"/>
        </w:rPr>
      </w:pPr>
      <w:r w:rsidRPr="0F208770">
        <w:rPr>
          <w:rFonts w:ascii="Satoshi" w:hAnsi="Satoshi"/>
        </w:rPr>
        <w:t>Slow turnaround times, where rule creation and validation could take weeks or months.</w:t>
      </w:r>
    </w:p>
    <w:p w14:paraId="3227BD81" w14:textId="77777777" w:rsidR="007B0F36" w:rsidRPr="007B0F36" w:rsidRDefault="30387B49">
      <w:pPr>
        <w:pStyle w:val="ListParagraph"/>
        <w:numPr>
          <w:ilvl w:val="0"/>
          <w:numId w:val="7"/>
        </w:numPr>
        <w:spacing w:line="276" w:lineRule="auto"/>
        <w:rPr>
          <w:rFonts w:ascii="Satoshi" w:hAnsi="Satoshi"/>
        </w:rPr>
      </w:pPr>
      <w:r w:rsidRPr="0F208770">
        <w:rPr>
          <w:rFonts w:ascii="Satoshi" w:hAnsi="Satoshi"/>
        </w:rPr>
        <w:t>High costs, driven by thousands of hours in manual effort.</w:t>
      </w:r>
    </w:p>
    <w:p w14:paraId="399DBCE1" w14:textId="1CA402F4" w:rsidR="007B0F36" w:rsidRPr="007B0F36" w:rsidRDefault="30387B49" w:rsidP="2374850D">
      <w:pPr>
        <w:pStyle w:val="Heading3"/>
        <w:rPr>
          <w:rFonts w:ascii="Satoshi" w:hAnsi="Satoshi"/>
        </w:rPr>
      </w:pPr>
      <w:r>
        <w:t>Case data (for 110,000 rules):</w:t>
      </w:r>
    </w:p>
    <w:p w14:paraId="7363D45C" w14:textId="77777777" w:rsidR="007B0F36" w:rsidRPr="007B0F36" w:rsidRDefault="30387B49">
      <w:pPr>
        <w:pStyle w:val="ListParagraph"/>
        <w:numPr>
          <w:ilvl w:val="0"/>
          <w:numId w:val="6"/>
        </w:numPr>
        <w:spacing w:line="276" w:lineRule="auto"/>
        <w:rPr>
          <w:rFonts w:ascii="Satoshi" w:hAnsi="Satoshi"/>
        </w:rPr>
      </w:pPr>
      <w:r w:rsidRPr="0F208770">
        <w:rPr>
          <w:rFonts w:ascii="Satoshi" w:hAnsi="Satoshi"/>
        </w:rPr>
        <w:t>50,000 analyst days required</w:t>
      </w:r>
    </w:p>
    <w:p w14:paraId="57D6B858" w14:textId="77777777" w:rsidR="007B0F36" w:rsidRPr="007B0F36" w:rsidRDefault="30387B49">
      <w:pPr>
        <w:pStyle w:val="ListParagraph"/>
        <w:numPr>
          <w:ilvl w:val="0"/>
          <w:numId w:val="6"/>
        </w:numPr>
        <w:spacing w:line="276" w:lineRule="auto"/>
        <w:rPr>
          <w:rFonts w:ascii="Satoshi" w:hAnsi="Satoshi"/>
        </w:rPr>
      </w:pPr>
      <w:r w:rsidRPr="0F208770">
        <w:rPr>
          <w:rFonts w:ascii="Satoshi" w:hAnsi="Satoshi"/>
        </w:rPr>
        <w:t>4,166 months of effort</w:t>
      </w:r>
    </w:p>
    <w:p w14:paraId="636AE999" w14:textId="77777777" w:rsidR="007B0F36" w:rsidRPr="007B0F36" w:rsidRDefault="30387B49">
      <w:pPr>
        <w:pStyle w:val="ListParagraph"/>
        <w:numPr>
          <w:ilvl w:val="0"/>
          <w:numId w:val="6"/>
        </w:numPr>
        <w:spacing w:line="276" w:lineRule="auto"/>
        <w:rPr>
          <w:rFonts w:ascii="Satoshi" w:hAnsi="Satoshi"/>
        </w:rPr>
      </w:pPr>
      <w:r w:rsidRPr="0F208770">
        <w:rPr>
          <w:rFonts w:ascii="Satoshi" w:hAnsi="Satoshi"/>
        </w:rPr>
        <w:t>$58 million in costs</w:t>
      </w:r>
    </w:p>
    <w:p w14:paraId="2C016D0A" w14:textId="20A3AE69" w:rsidR="007B0F36" w:rsidRPr="00E675EB" w:rsidRDefault="30387B49" w:rsidP="0F208770">
      <w:pPr>
        <w:spacing w:line="276" w:lineRule="auto"/>
        <w:rPr>
          <w:rFonts w:ascii="Satoshi" w:hAnsi="Satoshi"/>
        </w:rPr>
      </w:pPr>
      <w:r w:rsidRPr="0F208770">
        <w:rPr>
          <w:rFonts w:ascii="Satoshi" w:hAnsi="Satoshi"/>
        </w:rPr>
        <w:t xml:space="preserve">This </w:t>
      </w:r>
      <w:r w:rsidR="3D53D526" w:rsidRPr="0F208770">
        <w:rPr>
          <w:rFonts w:ascii="Satoshi" w:hAnsi="Satoshi"/>
        </w:rPr>
        <w:t>a</w:t>
      </w:r>
      <w:r w:rsidR="790C7890" w:rsidRPr="0F208770">
        <w:rPr>
          <w:rFonts w:ascii="Satoshi" w:hAnsi="Satoshi"/>
        </w:rPr>
        <w:t>pproach</w:t>
      </w:r>
      <w:r w:rsidRPr="0F208770">
        <w:rPr>
          <w:rFonts w:ascii="Satoshi" w:hAnsi="Satoshi"/>
        </w:rPr>
        <w:t xml:space="preserve"> is not scalable, especially as payers and providers face con</w:t>
      </w:r>
      <w:r w:rsidR="1EB2A9E4" w:rsidRPr="0F208770">
        <w:rPr>
          <w:rFonts w:ascii="Satoshi" w:hAnsi="Satoshi"/>
        </w:rPr>
        <w:t>tinual</w:t>
      </w:r>
      <w:r w:rsidRPr="0F208770">
        <w:rPr>
          <w:rFonts w:ascii="Satoshi" w:hAnsi="Satoshi"/>
        </w:rPr>
        <w:t xml:space="preserve"> regulatory changes and growing complexity in healthcare data.</w:t>
      </w:r>
    </w:p>
    <w:p w14:paraId="5D4B8B30" w14:textId="171EE0ED" w:rsidR="007B0F36" w:rsidRPr="00E675EB" w:rsidRDefault="30387B49" w:rsidP="0F208770">
      <w:pPr>
        <w:pStyle w:val="Heading2"/>
        <w:rPr>
          <w:rFonts w:hint="eastAsia"/>
        </w:rPr>
      </w:pPr>
      <w:r>
        <w:t>After NL-to-Rule</w:t>
      </w:r>
    </w:p>
    <w:p w14:paraId="4B12C2F6" w14:textId="4DD65F36" w:rsidR="007B0F36" w:rsidRPr="007B0F36" w:rsidRDefault="30387B49" w:rsidP="0F208770">
      <w:pPr>
        <w:spacing w:line="276" w:lineRule="auto"/>
        <w:rPr>
          <w:rFonts w:ascii="Satoshi" w:hAnsi="Satoshi"/>
        </w:rPr>
      </w:pPr>
      <w:r w:rsidRPr="0F208770">
        <w:rPr>
          <w:rFonts w:ascii="Satoshi" w:hAnsi="Satoshi"/>
        </w:rPr>
        <w:t xml:space="preserve">By introducing </w:t>
      </w:r>
      <w:r w:rsidR="17FCBA82" w:rsidRPr="0F208770">
        <w:rPr>
          <w:rFonts w:ascii="Satoshi" w:hAnsi="Satoshi"/>
        </w:rPr>
        <w:t>the</w:t>
      </w:r>
      <w:r w:rsidRPr="0F208770">
        <w:rPr>
          <w:rFonts w:ascii="Satoshi" w:hAnsi="Satoshi"/>
        </w:rPr>
        <w:t xml:space="preserve"> NL-to-Rule Engine, the process shifted from manual scripting and BRU dependency to a conversational, AI-assisted experience. Analysts could author rules themselves, validate them, and publish them with </w:t>
      </w:r>
      <w:r w:rsidR="40493031" w:rsidRPr="0F208770">
        <w:rPr>
          <w:rFonts w:ascii="Satoshi" w:hAnsi="Satoshi"/>
        </w:rPr>
        <w:t>greater autonomy</w:t>
      </w:r>
      <w:r w:rsidRPr="0F208770">
        <w:rPr>
          <w:rFonts w:ascii="Satoshi" w:hAnsi="Satoshi"/>
        </w:rPr>
        <w:t>.</w:t>
      </w:r>
    </w:p>
    <w:p w14:paraId="76544B5A" w14:textId="34E68D1E" w:rsidR="007B0F36" w:rsidRPr="007B0F36" w:rsidRDefault="007B0F36" w:rsidP="0F208770">
      <w:pPr>
        <w:keepNext/>
        <w:keepLines/>
        <w:spacing w:line="276" w:lineRule="auto"/>
        <w:rPr>
          <w:rFonts w:ascii="Satoshi" w:hAnsi="Satoshi"/>
        </w:rPr>
      </w:pPr>
      <w:r>
        <w:br/>
      </w:r>
      <w:r w:rsidR="30387B49" w:rsidRPr="0F208770">
        <w:rPr>
          <w:rStyle w:val="Heading3Char"/>
        </w:rPr>
        <w:t>Case data (for 110,000 rules):</w:t>
      </w:r>
    </w:p>
    <w:p w14:paraId="1ADBA3EC" w14:textId="77777777" w:rsidR="007B0F36" w:rsidRPr="007B0F36" w:rsidRDefault="30387B49">
      <w:pPr>
        <w:pStyle w:val="ListParagraph"/>
        <w:numPr>
          <w:ilvl w:val="0"/>
          <w:numId w:val="5"/>
        </w:numPr>
        <w:spacing w:line="276" w:lineRule="auto"/>
        <w:rPr>
          <w:rFonts w:ascii="Satoshi" w:hAnsi="Satoshi"/>
        </w:rPr>
      </w:pPr>
      <w:r w:rsidRPr="0F208770">
        <w:rPr>
          <w:rFonts w:ascii="Satoshi" w:hAnsi="Satoshi"/>
        </w:rPr>
        <w:t>10,000 analyst days required</w:t>
      </w:r>
    </w:p>
    <w:p w14:paraId="772C61AF" w14:textId="77777777" w:rsidR="007B0F36" w:rsidRPr="007B0F36" w:rsidRDefault="30387B49">
      <w:pPr>
        <w:pStyle w:val="ListParagraph"/>
        <w:numPr>
          <w:ilvl w:val="0"/>
          <w:numId w:val="5"/>
        </w:numPr>
        <w:spacing w:line="276" w:lineRule="auto"/>
        <w:rPr>
          <w:rFonts w:ascii="Satoshi" w:hAnsi="Satoshi"/>
        </w:rPr>
      </w:pPr>
      <w:r w:rsidRPr="0F208770">
        <w:rPr>
          <w:rFonts w:ascii="Satoshi" w:hAnsi="Satoshi"/>
        </w:rPr>
        <w:t>833 months of effort</w:t>
      </w:r>
    </w:p>
    <w:p w14:paraId="7CAC6551" w14:textId="77777777" w:rsidR="007B0F36" w:rsidRPr="007B0F36" w:rsidRDefault="30387B49">
      <w:pPr>
        <w:pStyle w:val="ListParagraph"/>
        <w:numPr>
          <w:ilvl w:val="0"/>
          <w:numId w:val="5"/>
        </w:numPr>
        <w:spacing w:line="276" w:lineRule="auto"/>
        <w:rPr>
          <w:rFonts w:ascii="Satoshi" w:hAnsi="Satoshi"/>
        </w:rPr>
      </w:pPr>
      <w:r w:rsidRPr="0F208770">
        <w:rPr>
          <w:rFonts w:ascii="Satoshi" w:hAnsi="Satoshi"/>
        </w:rPr>
        <w:t>$3.75 million in costs</w:t>
      </w:r>
    </w:p>
    <w:p w14:paraId="4B6EBA9B" w14:textId="643346D4" w:rsidR="6A92C0CD" w:rsidRDefault="6A92C0CD" w:rsidP="0F208770">
      <w:pPr>
        <w:spacing w:line="276" w:lineRule="auto"/>
        <w:rPr>
          <w:rFonts w:ascii="Satoshi" w:hAnsi="Satoshi"/>
        </w:rPr>
      </w:pPr>
    </w:p>
    <w:tbl>
      <w:tblPr>
        <w:tblStyle w:val="TableGrid"/>
        <w:tblW w:w="10581" w:type="dxa"/>
        <w:tblInd w:w="-147" w:type="dxa"/>
        <w:tblLook w:val="04A0" w:firstRow="1" w:lastRow="0" w:firstColumn="1" w:lastColumn="0" w:noHBand="0" w:noVBand="1"/>
      </w:tblPr>
      <w:tblGrid>
        <w:gridCol w:w="2128"/>
        <w:gridCol w:w="4150"/>
        <w:gridCol w:w="4303"/>
      </w:tblGrid>
      <w:tr w:rsidR="00391A32" w:rsidRPr="00E675EB" w14:paraId="2170B0F6" w14:textId="77777777" w:rsidTr="3AEB75D6">
        <w:trPr>
          <w:trHeight w:val="397"/>
        </w:trPr>
        <w:tc>
          <w:tcPr>
            <w:tcW w:w="2128" w:type="dxa"/>
            <w:shd w:val="clear" w:color="auto" w:fill="DAE9F7" w:themeFill="text2" w:themeFillTint="1A"/>
          </w:tcPr>
          <w:p w14:paraId="34EE9BCD" w14:textId="616F5EAE" w:rsidR="007B0F36" w:rsidRPr="00E675EB" w:rsidRDefault="30387B49" w:rsidP="0F208770">
            <w:pPr>
              <w:spacing w:line="276" w:lineRule="auto"/>
              <w:rPr>
                <w:rFonts w:ascii="Satoshi" w:hAnsi="Satoshi"/>
              </w:rPr>
            </w:pPr>
            <w:r w:rsidRPr="0F208770">
              <w:rPr>
                <w:rFonts w:ascii="Satoshi" w:hAnsi="Satoshi"/>
              </w:rPr>
              <w:t>Aspect</w:t>
            </w:r>
          </w:p>
        </w:tc>
        <w:tc>
          <w:tcPr>
            <w:tcW w:w="4150" w:type="dxa"/>
            <w:shd w:val="clear" w:color="auto" w:fill="DAE9F7" w:themeFill="text2" w:themeFillTint="1A"/>
          </w:tcPr>
          <w:p w14:paraId="40DBD0AE" w14:textId="76B6FBE5" w:rsidR="007B0F36" w:rsidRPr="00E675EB" w:rsidRDefault="30387B49" w:rsidP="0F208770">
            <w:pPr>
              <w:spacing w:line="276" w:lineRule="auto"/>
              <w:rPr>
                <w:rFonts w:ascii="Satoshi" w:hAnsi="Satoshi"/>
              </w:rPr>
            </w:pPr>
            <w:r w:rsidRPr="0F208770">
              <w:rPr>
                <w:rFonts w:ascii="Satoshi" w:hAnsi="Satoshi"/>
                <w:b/>
                <w:bCs/>
              </w:rPr>
              <w:t>Before Implementation</w:t>
            </w:r>
          </w:p>
        </w:tc>
        <w:tc>
          <w:tcPr>
            <w:tcW w:w="4303" w:type="dxa"/>
            <w:shd w:val="clear" w:color="auto" w:fill="DAE9F7" w:themeFill="text2" w:themeFillTint="1A"/>
          </w:tcPr>
          <w:p w14:paraId="4BE16872" w14:textId="5574AD3B" w:rsidR="007B0F36" w:rsidRPr="00E675EB" w:rsidRDefault="30387B49" w:rsidP="0F208770">
            <w:pPr>
              <w:spacing w:line="276" w:lineRule="auto"/>
              <w:rPr>
                <w:rFonts w:ascii="Satoshi" w:hAnsi="Satoshi"/>
              </w:rPr>
            </w:pPr>
            <w:r w:rsidRPr="0F208770">
              <w:rPr>
                <w:rFonts w:ascii="Satoshi" w:hAnsi="Satoshi"/>
                <w:b/>
                <w:bCs/>
              </w:rPr>
              <w:t>After Implementation</w:t>
            </w:r>
          </w:p>
        </w:tc>
      </w:tr>
      <w:tr w:rsidR="007B0F36" w:rsidRPr="00E675EB" w14:paraId="3AF146A4" w14:textId="77777777" w:rsidTr="3AEB75D6">
        <w:trPr>
          <w:trHeight w:val="1763"/>
        </w:trPr>
        <w:tc>
          <w:tcPr>
            <w:tcW w:w="2128" w:type="dxa"/>
          </w:tcPr>
          <w:p w14:paraId="7B419525" w14:textId="3FBE4D8A" w:rsidR="007B0F36" w:rsidRPr="00E675EB" w:rsidRDefault="30387B49" w:rsidP="0F208770">
            <w:pPr>
              <w:spacing w:line="276" w:lineRule="auto"/>
              <w:rPr>
                <w:rFonts w:ascii="Satoshi" w:hAnsi="Satoshi"/>
              </w:rPr>
            </w:pPr>
            <w:r w:rsidRPr="0F208770">
              <w:rPr>
                <w:rFonts w:ascii="Satoshi" w:hAnsi="Satoshi"/>
                <w:b/>
                <w:bCs/>
              </w:rPr>
              <w:lastRenderedPageBreak/>
              <w:t>Rule Development Effort</w:t>
            </w:r>
          </w:p>
        </w:tc>
        <w:tc>
          <w:tcPr>
            <w:tcW w:w="4150" w:type="dxa"/>
          </w:tcPr>
          <w:p w14:paraId="1E03AD18" w14:textId="15977DDB" w:rsidR="007B0F36" w:rsidRPr="00E675EB" w:rsidRDefault="30387B49" w:rsidP="0F208770">
            <w:pPr>
              <w:spacing w:line="276" w:lineRule="auto"/>
              <w:rPr>
                <w:rFonts w:ascii="Satoshi" w:hAnsi="Satoshi"/>
              </w:rPr>
            </w:pPr>
            <w:r w:rsidRPr="3AEB75D6">
              <w:rPr>
                <w:rFonts w:ascii="Satoshi" w:hAnsi="Satoshi"/>
              </w:rPr>
              <w:t>Approximately 50,000 manual effort-days required, relying heavily on specialized BRU</w:t>
            </w:r>
            <w:r w:rsidR="671D98BB" w:rsidRPr="3AEB75D6">
              <w:rPr>
                <w:rFonts w:ascii="Satoshi" w:hAnsi="Satoshi"/>
              </w:rPr>
              <w:t>s</w:t>
            </w:r>
            <w:r w:rsidRPr="3AEB75D6">
              <w:rPr>
                <w:rFonts w:ascii="Satoshi" w:hAnsi="Satoshi"/>
              </w:rPr>
              <w:t xml:space="preserve"> for rule creation, modification, and conflict resolution.</w:t>
            </w:r>
          </w:p>
        </w:tc>
        <w:tc>
          <w:tcPr>
            <w:tcW w:w="4303" w:type="dxa"/>
          </w:tcPr>
          <w:p w14:paraId="0E1446EA" w14:textId="252E71C1" w:rsidR="007B0F36" w:rsidRPr="00E675EB" w:rsidRDefault="30387B49" w:rsidP="0F208770">
            <w:pPr>
              <w:spacing w:line="276" w:lineRule="auto"/>
              <w:rPr>
                <w:rFonts w:ascii="Satoshi" w:hAnsi="Satoshi"/>
              </w:rPr>
            </w:pPr>
            <w:r w:rsidRPr="0F208770">
              <w:rPr>
                <w:rFonts w:ascii="Satoshi" w:hAnsi="Satoshi"/>
              </w:rPr>
              <w:t>Reduced to approximately 10,000 effort-days due to business users authoring and refining rules independently through natural language interaction.</w:t>
            </w:r>
          </w:p>
        </w:tc>
      </w:tr>
      <w:tr w:rsidR="007B0F36" w:rsidRPr="00E675EB" w14:paraId="6F10B831" w14:textId="77777777" w:rsidTr="3AEB75D6">
        <w:trPr>
          <w:trHeight w:val="1417"/>
        </w:trPr>
        <w:tc>
          <w:tcPr>
            <w:tcW w:w="2128" w:type="dxa"/>
          </w:tcPr>
          <w:p w14:paraId="552FCDEE" w14:textId="13F4D2F5" w:rsidR="007B0F36" w:rsidRPr="00E675EB" w:rsidRDefault="30387B49" w:rsidP="0F208770">
            <w:pPr>
              <w:spacing w:line="276" w:lineRule="auto"/>
              <w:rPr>
                <w:rFonts w:ascii="Satoshi" w:hAnsi="Satoshi"/>
              </w:rPr>
            </w:pPr>
            <w:r w:rsidRPr="0F208770">
              <w:rPr>
                <w:rFonts w:ascii="Satoshi" w:hAnsi="Satoshi"/>
                <w:b/>
                <w:bCs/>
              </w:rPr>
              <w:t>Operational Costs</w:t>
            </w:r>
          </w:p>
        </w:tc>
        <w:tc>
          <w:tcPr>
            <w:tcW w:w="4150" w:type="dxa"/>
          </w:tcPr>
          <w:p w14:paraId="25FC00D3" w14:textId="455A565D" w:rsidR="007B0F36" w:rsidRPr="00E675EB" w:rsidRDefault="30387B49" w:rsidP="0F208770">
            <w:pPr>
              <w:spacing w:line="276" w:lineRule="auto"/>
              <w:rPr>
                <w:rFonts w:ascii="Satoshi" w:hAnsi="Satoshi"/>
              </w:rPr>
            </w:pPr>
            <w:r w:rsidRPr="0F208770">
              <w:rPr>
                <w:rFonts w:ascii="Satoshi" w:hAnsi="Satoshi"/>
              </w:rPr>
              <w:t>Estimated annual expenses around $58 million, driven by manual processes, technical dependencies, and lengthy review cycles.</w:t>
            </w:r>
          </w:p>
        </w:tc>
        <w:tc>
          <w:tcPr>
            <w:tcW w:w="4303" w:type="dxa"/>
          </w:tcPr>
          <w:p w14:paraId="4FB85E91" w14:textId="4D07DFA8" w:rsidR="007B0F36" w:rsidRPr="00E675EB" w:rsidRDefault="30387B49" w:rsidP="0F208770">
            <w:pPr>
              <w:spacing w:line="276" w:lineRule="auto"/>
              <w:rPr>
                <w:rFonts w:ascii="Satoshi" w:hAnsi="Satoshi"/>
              </w:rPr>
            </w:pPr>
            <w:r w:rsidRPr="0F208770">
              <w:rPr>
                <w:rFonts w:ascii="Satoshi" w:hAnsi="Satoshi"/>
              </w:rPr>
              <w:t>Costs decreased dramatically to approximately $3.75 million annually, reflecting streamlined workflows</w:t>
            </w:r>
            <w:r w:rsidR="7D5F6489" w:rsidRPr="0F208770">
              <w:rPr>
                <w:rFonts w:ascii="Satoshi" w:hAnsi="Satoshi"/>
              </w:rPr>
              <w:t xml:space="preserve"> and</w:t>
            </w:r>
            <w:r w:rsidRPr="0F208770">
              <w:rPr>
                <w:rFonts w:ascii="Satoshi" w:hAnsi="Satoshi"/>
              </w:rPr>
              <w:t xml:space="preserve"> reduced reliance on technical teams.</w:t>
            </w:r>
          </w:p>
        </w:tc>
      </w:tr>
      <w:tr w:rsidR="007B0F36" w:rsidRPr="00E675EB" w14:paraId="1B56E5CA" w14:textId="77777777" w:rsidTr="3AEB75D6">
        <w:trPr>
          <w:trHeight w:val="1405"/>
        </w:trPr>
        <w:tc>
          <w:tcPr>
            <w:tcW w:w="2128" w:type="dxa"/>
          </w:tcPr>
          <w:p w14:paraId="6F770FA2" w14:textId="68363221" w:rsidR="007B0F36" w:rsidRPr="00E675EB" w:rsidRDefault="30387B49" w:rsidP="0F208770">
            <w:pPr>
              <w:spacing w:line="276" w:lineRule="auto"/>
              <w:rPr>
                <w:rFonts w:ascii="Satoshi" w:hAnsi="Satoshi"/>
              </w:rPr>
            </w:pPr>
            <w:r w:rsidRPr="0F208770">
              <w:rPr>
                <w:rFonts w:ascii="Satoshi" w:hAnsi="Satoshi"/>
                <w:b/>
                <w:bCs/>
              </w:rPr>
              <w:t>Turnaround Time</w:t>
            </w:r>
          </w:p>
        </w:tc>
        <w:tc>
          <w:tcPr>
            <w:tcW w:w="4150" w:type="dxa"/>
          </w:tcPr>
          <w:p w14:paraId="459F9FFB" w14:textId="3E6E67E6" w:rsidR="007B0F36" w:rsidRPr="00E675EB" w:rsidRDefault="1DE1291A" w:rsidP="0F208770">
            <w:pPr>
              <w:spacing w:line="276" w:lineRule="auto"/>
              <w:rPr>
                <w:rFonts w:ascii="Satoshi" w:hAnsi="Satoshi"/>
              </w:rPr>
            </w:pPr>
            <w:r w:rsidRPr="0F208770">
              <w:rPr>
                <w:rFonts w:ascii="Satoshi" w:hAnsi="Satoshi"/>
              </w:rPr>
              <w:t>Rule deployment and updates took several months or longer, affecting agility and compliance responsiveness.</w:t>
            </w:r>
          </w:p>
        </w:tc>
        <w:tc>
          <w:tcPr>
            <w:tcW w:w="4303" w:type="dxa"/>
          </w:tcPr>
          <w:p w14:paraId="17C929D7" w14:textId="728ECFE6" w:rsidR="007B0F36" w:rsidRPr="00E675EB" w:rsidRDefault="1DE1291A" w:rsidP="0F208770">
            <w:pPr>
              <w:spacing w:line="276" w:lineRule="auto"/>
              <w:rPr>
                <w:rFonts w:ascii="Satoshi" w:hAnsi="Satoshi"/>
              </w:rPr>
            </w:pPr>
            <w:r w:rsidRPr="0F208770">
              <w:rPr>
                <w:rFonts w:ascii="Satoshi" w:hAnsi="Satoshi"/>
              </w:rPr>
              <w:t xml:space="preserve">Rule deployments accelerated to weeks, enabling </w:t>
            </w:r>
            <w:r w:rsidR="60179611" w:rsidRPr="0F208770">
              <w:rPr>
                <w:rFonts w:ascii="Satoshi" w:hAnsi="Satoshi"/>
              </w:rPr>
              <w:t xml:space="preserve">more </w:t>
            </w:r>
            <w:r w:rsidRPr="0F208770">
              <w:rPr>
                <w:rFonts w:ascii="Satoshi" w:hAnsi="Satoshi"/>
              </w:rPr>
              <w:t>rapid adaptation to changing requirements.</w:t>
            </w:r>
          </w:p>
        </w:tc>
      </w:tr>
      <w:tr w:rsidR="007B0F36" w:rsidRPr="00E675EB" w14:paraId="090EA0C6" w14:textId="77777777" w:rsidTr="3AEB75D6">
        <w:trPr>
          <w:trHeight w:val="1675"/>
        </w:trPr>
        <w:tc>
          <w:tcPr>
            <w:tcW w:w="2128" w:type="dxa"/>
          </w:tcPr>
          <w:p w14:paraId="6FBA3133" w14:textId="4CF1E230" w:rsidR="007B0F36" w:rsidRPr="00E675EB" w:rsidRDefault="30387B49" w:rsidP="0F208770">
            <w:pPr>
              <w:spacing w:line="276" w:lineRule="auto"/>
              <w:rPr>
                <w:rFonts w:ascii="Satoshi" w:hAnsi="Satoshi"/>
              </w:rPr>
            </w:pPr>
            <w:r w:rsidRPr="0F208770">
              <w:rPr>
                <w:rFonts w:ascii="Satoshi" w:hAnsi="Satoshi"/>
                <w:b/>
                <w:bCs/>
              </w:rPr>
              <w:t>User Empowerment &amp; Collaboration</w:t>
            </w:r>
          </w:p>
        </w:tc>
        <w:tc>
          <w:tcPr>
            <w:tcW w:w="4150" w:type="dxa"/>
          </w:tcPr>
          <w:p w14:paraId="54FE61EB" w14:textId="06DA209B" w:rsidR="007B0F36" w:rsidRPr="00E675EB" w:rsidRDefault="1DE1291A">
            <w:pPr>
              <w:spacing w:line="276" w:lineRule="auto"/>
              <w:rPr>
                <w:rFonts w:ascii="Satoshi" w:hAnsi="Satoshi"/>
              </w:rPr>
            </w:pPr>
            <w:r w:rsidRPr="0F208770">
              <w:rPr>
                <w:rFonts w:ascii="Satoshi" w:hAnsi="Satoshi"/>
              </w:rPr>
              <w:t xml:space="preserve">Business analysts </w:t>
            </w:r>
            <w:r w:rsidR="5B7F6FA9" w:rsidRPr="0F208770">
              <w:rPr>
                <w:rFonts w:ascii="Satoshi" w:hAnsi="Satoshi"/>
              </w:rPr>
              <w:t xml:space="preserve">were </w:t>
            </w:r>
            <w:r w:rsidRPr="0F208770">
              <w:rPr>
                <w:rFonts w:ascii="Satoshi" w:hAnsi="Satoshi"/>
              </w:rPr>
              <w:t>unable to create or modify rules without technical intermediaries, c</w:t>
            </w:r>
            <w:r w:rsidR="1D24AABF" w:rsidRPr="0F208770">
              <w:rPr>
                <w:rFonts w:ascii="Satoshi" w:hAnsi="Satoshi"/>
              </w:rPr>
              <w:t>reating</w:t>
            </w:r>
            <w:r w:rsidRPr="0F208770">
              <w:rPr>
                <w:rFonts w:ascii="Satoshi" w:hAnsi="Satoshi"/>
              </w:rPr>
              <w:t xml:space="preserve"> bottlenecks and miscommunication risks.</w:t>
            </w:r>
          </w:p>
        </w:tc>
        <w:tc>
          <w:tcPr>
            <w:tcW w:w="4303" w:type="dxa"/>
          </w:tcPr>
          <w:p w14:paraId="3DFF5FE5" w14:textId="3B4DFE9A" w:rsidR="007B0F36" w:rsidRPr="00E675EB" w:rsidRDefault="1DE1291A" w:rsidP="0F208770">
            <w:pPr>
              <w:spacing w:line="276" w:lineRule="auto"/>
              <w:rPr>
                <w:rFonts w:ascii="Satoshi" w:hAnsi="Satoshi"/>
              </w:rPr>
            </w:pPr>
            <w:r w:rsidRPr="0F208770">
              <w:rPr>
                <w:rFonts w:ascii="Satoshi" w:hAnsi="Satoshi"/>
              </w:rPr>
              <w:t>Business users author and iteratively refine rules via conversational prompts, improving collaboration and reducing misinterpretation.</w:t>
            </w:r>
          </w:p>
        </w:tc>
      </w:tr>
      <w:tr w:rsidR="007B0F36" w:rsidRPr="00E675EB" w14:paraId="5D20B2EA" w14:textId="77777777" w:rsidTr="3AEB75D6">
        <w:trPr>
          <w:trHeight w:val="1357"/>
        </w:trPr>
        <w:tc>
          <w:tcPr>
            <w:tcW w:w="2128" w:type="dxa"/>
          </w:tcPr>
          <w:p w14:paraId="113A7179" w14:textId="79A7C74A" w:rsidR="007B0F36" w:rsidRPr="00E675EB" w:rsidRDefault="30387B49" w:rsidP="0F208770">
            <w:pPr>
              <w:spacing w:line="276" w:lineRule="auto"/>
              <w:rPr>
                <w:rFonts w:ascii="Satoshi" w:hAnsi="Satoshi"/>
              </w:rPr>
            </w:pPr>
            <w:r w:rsidRPr="0F208770">
              <w:rPr>
                <w:rFonts w:ascii="Satoshi" w:hAnsi="Satoshi"/>
                <w:b/>
                <w:bCs/>
              </w:rPr>
              <w:t>Compliance and Quality Assurance</w:t>
            </w:r>
          </w:p>
        </w:tc>
        <w:tc>
          <w:tcPr>
            <w:tcW w:w="4150" w:type="dxa"/>
          </w:tcPr>
          <w:p w14:paraId="0A1FE283" w14:textId="59763415" w:rsidR="007B0F36" w:rsidRPr="00E675EB" w:rsidRDefault="1DE1291A" w:rsidP="0F208770">
            <w:pPr>
              <w:spacing w:line="276" w:lineRule="auto"/>
              <w:rPr>
                <w:rFonts w:ascii="Satoshi" w:hAnsi="Satoshi"/>
              </w:rPr>
            </w:pPr>
            <w:r w:rsidRPr="0F208770">
              <w:rPr>
                <w:rFonts w:ascii="Satoshi" w:hAnsi="Satoshi"/>
              </w:rPr>
              <w:t>Conflict detection and error checking were manual and slow, increasing risk of non-compliance and data integrity issues.</w:t>
            </w:r>
          </w:p>
        </w:tc>
        <w:tc>
          <w:tcPr>
            <w:tcW w:w="4303" w:type="dxa"/>
          </w:tcPr>
          <w:p w14:paraId="04416DDF" w14:textId="01B5A395" w:rsidR="007B0F36" w:rsidRPr="00E675EB" w:rsidRDefault="1DE1291A">
            <w:pPr>
              <w:spacing w:line="276" w:lineRule="auto"/>
              <w:rPr>
                <w:rFonts w:ascii="Satoshi" w:hAnsi="Satoshi"/>
              </w:rPr>
            </w:pPr>
            <w:r w:rsidRPr="0F208770">
              <w:rPr>
                <w:rFonts w:ascii="Satoshi" w:hAnsi="Satoshi"/>
              </w:rPr>
              <w:t xml:space="preserve">Built-in validation and dual visualization </w:t>
            </w:r>
            <w:r w:rsidR="179736A2" w:rsidRPr="0F208770">
              <w:rPr>
                <w:rFonts w:ascii="Satoshi" w:hAnsi="Satoshi"/>
              </w:rPr>
              <w:t>provide</w:t>
            </w:r>
            <w:r w:rsidRPr="0F208770">
              <w:rPr>
                <w:rFonts w:ascii="Satoshi" w:hAnsi="Satoshi"/>
              </w:rPr>
              <w:t xml:space="preserve"> conflict detection and improved rule quality, enhancing </w:t>
            </w:r>
            <w:r w:rsidR="7B0CECF6" w:rsidRPr="0F208770">
              <w:rPr>
                <w:rFonts w:ascii="Satoshi" w:hAnsi="Satoshi"/>
              </w:rPr>
              <w:t xml:space="preserve">confidence in </w:t>
            </w:r>
            <w:r w:rsidRPr="0F208770">
              <w:rPr>
                <w:rFonts w:ascii="Satoshi" w:hAnsi="Satoshi"/>
              </w:rPr>
              <w:t>compliance.</w:t>
            </w:r>
          </w:p>
        </w:tc>
      </w:tr>
    </w:tbl>
    <w:p w14:paraId="7A6BD7C5" w14:textId="597649F6" w:rsidR="007C18E2" w:rsidRPr="00E675EB" w:rsidRDefault="1DE1291A" w:rsidP="0F208770">
      <w:pPr>
        <w:pStyle w:val="Heading3"/>
        <w:spacing w:line="276" w:lineRule="auto"/>
      </w:pPr>
      <w:r>
        <w:t>This resulted in</w:t>
      </w:r>
    </w:p>
    <w:p w14:paraId="4AE68FA4" w14:textId="04068432" w:rsidR="007C18E2" w:rsidRPr="00E675EB" w:rsidRDefault="1DE1291A" w:rsidP="0F208770">
      <w:pPr>
        <w:spacing w:line="276" w:lineRule="auto"/>
        <w:ind w:left="360"/>
        <w:rPr>
          <w:rFonts w:ascii="Satoshi" w:hAnsi="Satoshi"/>
        </w:rPr>
      </w:pPr>
      <w:r>
        <w:rPr>
          <w:noProof/>
        </w:rPr>
        <w:drawing>
          <wp:inline distT="0" distB="0" distL="0" distR="0" wp14:anchorId="090A3514" wp14:editId="019A5839">
            <wp:extent cx="6341423" cy="1409065"/>
            <wp:effectExtent l="0" t="0" r="0" b="635"/>
            <wp:docPr id="754461535" name="Picture 1" descr="An UI dashboard-styled image showing the results from implementing NL-to-Rule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61535" name="Picture 1" descr="A screen shot of a phone&#10;&#10;AI-generated content may be incorrect."/>
                    <pic:cNvPicPr/>
                  </pic:nvPicPr>
                  <pic:blipFill>
                    <a:blip r:embed="rId11"/>
                    <a:stretch>
                      <a:fillRect/>
                    </a:stretch>
                  </pic:blipFill>
                  <pic:spPr>
                    <a:xfrm>
                      <a:off x="0" y="0"/>
                      <a:ext cx="6346718" cy="1410242"/>
                    </a:xfrm>
                    <a:prstGeom prst="rect">
                      <a:avLst/>
                    </a:prstGeom>
                  </pic:spPr>
                </pic:pic>
              </a:graphicData>
            </a:graphic>
          </wp:inline>
        </w:drawing>
      </w:r>
    </w:p>
    <w:p w14:paraId="61E6D5E8" w14:textId="24559D25" w:rsidR="007C18E2" w:rsidRPr="00E675EB" w:rsidRDefault="3111745B" w:rsidP="0F208770">
      <w:pPr>
        <w:pStyle w:val="Heading1"/>
        <w:spacing w:line="276" w:lineRule="auto"/>
        <w:rPr>
          <w:rFonts w:ascii="Satoshi" w:hAnsi="Satoshi"/>
          <w:b/>
          <w:bCs/>
          <w:sz w:val="42"/>
          <w:szCs w:val="42"/>
        </w:rPr>
      </w:pPr>
      <w:r>
        <w:t>Comparative Landscape: O</w:t>
      </w:r>
      <w:r w:rsidR="635A39D4">
        <w:t xml:space="preserve">ther </w:t>
      </w:r>
      <w:r w:rsidR="240FAE70">
        <w:t>M</w:t>
      </w:r>
      <w:r w:rsidR="635A39D4">
        <w:t xml:space="preserve">arket </w:t>
      </w:r>
      <w:r w:rsidR="53657E21">
        <w:t>O</w:t>
      </w:r>
      <w:r w:rsidR="635A39D4">
        <w:t>fferings</w:t>
      </w:r>
    </w:p>
    <w:p w14:paraId="39AE1331" w14:textId="18710FBA" w:rsidR="007C18E2" w:rsidRPr="00E675EB" w:rsidRDefault="1DE1291A" w:rsidP="6A92C0CD">
      <w:pPr>
        <w:spacing w:line="276" w:lineRule="auto"/>
        <w:rPr>
          <w:rFonts w:ascii="Satoshi" w:hAnsi="Satoshi"/>
        </w:rPr>
      </w:pPr>
      <w:r w:rsidRPr="0F208770">
        <w:rPr>
          <w:rFonts w:ascii="Satoshi" w:hAnsi="Satoshi"/>
        </w:rPr>
        <w:t xml:space="preserve">The healthcare data rules ecosystem features a range of business rule management tools (BRMs) designed to streamline complex logic creation. </w:t>
      </w:r>
      <w:r w:rsidR="06E19F20" w:rsidRPr="0F208770">
        <w:rPr>
          <w:rFonts w:ascii="Satoshi" w:hAnsi="Satoshi"/>
        </w:rPr>
        <w:t xml:space="preserve">Many </w:t>
      </w:r>
      <w:r w:rsidRPr="0F208770">
        <w:rPr>
          <w:rFonts w:ascii="Satoshi" w:hAnsi="Satoshi"/>
        </w:rPr>
        <w:t>solutions were developed for general-purpose enterprise settings</w:t>
      </w:r>
      <w:r w:rsidR="3B9EDB9E" w:rsidRPr="0F208770">
        <w:rPr>
          <w:rFonts w:ascii="Satoshi" w:hAnsi="Satoshi"/>
        </w:rPr>
        <w:t xml:space="preserve"> rather than the</w:t>
      </w:r>
      <w:r w:rsidRPr="0F208770">
        <w:rPr>
          <w:rFonts w:ascii="Satoshi" w:hAnsi="Satoshi"/>
        </w:rPr>
        <w:t xml:space="preserve"> regulated, and data-heavy use cases in U.S. healthcare.</w:t>
      </w:r>
      <w:r w:rsidR="007C18E2">
        <w:br/>
      </w:r>
      <w:r w:rsidRPr="0F208770">
        <w:rPr>
          <w:rFonts w:ascii="Satoshi" w:hAnsi="Satoshi"/>
        </w:rPr>
        <w:t xml:space="preserve">This section benchmarks </w:t>
      </w:r>
      <w:r w:rsidR="782DBE78" w:rsidRPr="0F208770">
        <w:rPr>
          <w:rFonts w:ascii="Satoshi" w:hAnsi="Satoshi"/>
        </w:rPr>
        <w:t>the</w:t>
      </w:r>
      <w:r w:rsidRPr="0F208770">
        <w:rPr>
          <w:rFonts w:ascii="Satoshi" w:hAnsi="Satoshi"/>
        </w:rPr>
        <w:t xml:space="preserve"> NL-to-Rule Engine against three prominent rule-authoring platforms</w:t>
      </w:r>
      <w:r w:rsidR="6BF3FF0E" w:rsidRPr="0F208770">
        <w:rPr>
          <w:rFonts w:ascii="Satoshi" w:hAnsi="Satoshi"/>
        </w:rPr>
        <w:t>.</w:t>
      </w:r>
      <w:r w:rsidRPr="0F208770">
        <w:rPr>
          <w:rFonts w:ascii="Satoshi" w:hAnsi="Satoshi"/>
        </w:rPr>
        <w:t xml:space="preserve"> </w:t>
      </w:r>
      <w:r w:rsidR="68E798B0" w:rsidRPr="0F208770">
        <w:rPr>
          <w:rFonts w:ascii="Satoshi" w:hAnsi="Satoshi"/>
        </w:rPr>
        <w:t>While t</w:t>
      </w:r>
      <w:r w:rsidRPr="0F208770">
        <w:rPr>
          <w:rFonts w:ascii="Satoshi" w:hAnsi="Satoshi"/>
        </w:rPr>
        <w:t xml:space="preserve">hese solutions </w:t>
      </w:r>
      <w:r w:rsidR="566DA3DE" w:rsidRPr="0F208770">
        <w:rPr>
          <w:rFonts w:ascii="Satoshi" w:hAnsi="Satoshi"/>
        </w:rPr>
        <w:t>provide</w:t>
      </w:r>
      <w:r w:rsidRPr="0F208770">
        <w:rPr>
          <w:rFonts w:ascii="Satoshi" w:hAnsi="Satoshi"/>
        </w:rPr>
        <w:t xml:space="preserve"> capabilities in workflow design and logic validation,</w:t>
      </w:r>
      <w:r w:rsidR="5899DAF7" w:rsidRPr="0F208770">
        <w:rPr>
          <w:rFonts w:ascii="Satoshi" w:hAnsi="Satoshi"/>
        </w:rPr>
        <w:t xml:space="preserve"> they do not </w:t>
      </w:r>
      <w:r w:rsidRPr="0F208770">
        <w:rPr>
          <w:rFonts w:ascii="Satoshi" w:hAnsi="Satoshi"/>
        </w:rPr>
        <w:t>combine</w:t>
      </w:r>
      <w:r w:rsidR="3750E6CD" w:rsidRPr="0F208770">
        <w:rPr>
          <w:rFonts w:ascii="Satoshi" w:hAnsi="Satoshi"/>
        </w:rPr>
        <w:t xml:space="preserve"> </w:t>
      </w:r>
      <w:r w:rsidRPr="0F208770">
        <w:rPr>
          <w:rFonts w:ascii="Satoshi" w:hAnsi="Satoshi"/>
        </w:rPr>
        <w:t>an AI-driven natural-language interface with healthcare domain specificit</w:t>
      </w:r>
      <w:r w:rsidR="4B544D4C" w:rsidRPr="0F208770">
        <w:rPr>
          <w:rFonts w:ascii="Satoshi" w:hAnsi="Satoshi"/>
        </w:rPr>
        <w:t>y in the same way</w:t>
      </w:r>
      <w:r w:rsidRPr="0F208770">
        <w:rPr>
          <w:rFonts w:ascii="Satoshi" w:hAnsi="Satoshi"/>
        </w:rPr>
        <w:t>.</w:t>
      </w:r>
    </w:p>
    <w:p w14:paraId="39C60CA7" w14:textId="41116E6F" w:rsidR="007C18E2" w:rsidRDefault="1DE1291A" w:rsidP="0F208770">
      <w:pPr>
        <w:pStyle w:val="Heading2"/>
        <w:rPr>
          <w:rFonts w:hint="eastAsia"/>
        </w:rPr>
      </w:pPr>
      <w:r>
        <w:lastRenderedPageBreak/>
        <w:t>Market Landscape Overview</w:t>
      </w:r>
    </w:p>
    <w:tbl>
      <w:tblPr>
        <w:tblStyle w:val="TableGrid"/>
        <w:tblW w:w="10716" w:type="dxa"/>
        <w:tblLook w:val="04A0" w:firstRow="1" w:lastRow="0" w:firstColumn="1" w:lastColumn="0" w:noHBand="0" w:noVBand="1"/>
      </w:tblPr>
      <w:tblGrid>
        <w:gridCol w:w="2203"/>
        <w:gridCol w:w="2008"/>
        <w:gridCol w:w="3342"/>
        <w:gridCol w:w="3163"/>
      </w:tblGrid>
      <w:tr w:rsidR="007C18E2" w:rsidRPr="00E675EB" w14:paraId="4A2CCD11" w14:textId="77777777" w:rsidTr="0F208770">
        <w:trPr>
          <w:trHeight w:val="397"/>
        </w:trPr>
        <w:tc>
          <w:tcPr>
            <w:tcW w:w="2203" w:type="dxa"/>
            <w:shd w:val="clear" w:color="auto" w:fill="DAE9F7" w:themeFill="text2" w:themeFillTint="1A"/>
          </w:tcPr>
          <w:p w14:paraId="235A82FA" w14:textId="5323CEFB" w:rsidR="007C18E2" w:rsidRPr="00E675EB" w:rsidRDefault="1DE1291A" w:rsidP="0F208770">
            <w:pPr>
              <w:spacing w:line="276" w:lineRule="auto"/>
              <w:rPr>
                <w:rFonts w:ascii="Satoshi" w:hAnsi="Satoshi"/>
              </w:rPr>
            </w:pPr>
            <w:r w:rsidRPr="0F208770">
              <w:rPr>
                <w:rFonts w:ascii="Satoshi" w:hAnsi="Satoshi"/>
                <w:b/>
                <w:bCs/>
              </w:rPr>
              <w:t>Competitors</w:t>
            </w:r>
          </w:p>
        </w:tc>
        <w:tc>
          <w:tcPr>
            <w:tcW w:w="2008" w:type="dxa"/>
            <w:shd w:val="clear" w:color="auto" w:fill="DAE9F7" w:themeFill="text2" w:themeFillTint="1A"/>
          </w:tcPr>
          <w:p w14:paraId="625F6EA2" w14:textId="0888DA6F" w:rsidR="007C18E2" w:rsidRPr="00E675EB" w:rsidRDefault="1DE1291A" w:rsidP="0F208770">
            <w:pPr>
              <w:spacing w:line="276" w:lineRule="auto"/>
              <w:rPr>
                <w:rFonts w:ascii="Satoshi" w:hAnsi="Satoshi"/>
              </w:rPr>
            </w:pPr>
            <w:r w:rsidRPr="0F208770">
              <w:rPr>
                <w:rFonts w:ascii="Satoshi" w:hAnsi="Satoshi"/>
                <w:b/>
                <w:bCs/>
              </w:rPr>
              <w:t>Target User</w:t>
            </w:r>
          </w:p>
        </w:tc>
        <w:tc>
          <w:tcPr>
            <w:tcW w:w="3342" w:type="dxa"/>
            <w:shd w:val="clear" w:color="auto" w:fill="DAE9F7" w:themeFill="text2" w:themeFillTint="1A"/>
          </w:tcPr>
          <w:p w14:paraId="02243770" w14:textId="15AC7563" w:rsidR="007C18E2" w:rsidRPr="00E675EB" w:rsidRDefault="1DE1291A" w:rsidP="0F208770">
            <w:pPr>
              <w:spacing w:line="276" w:lineRule="auto"/>
              <w:rPr>
                <w:rFonts w:ascii="Satoshi" w:hAnsi="Satoshi"/>
              </w:rPr>
            </w:pPr>
            <w:r w:rsidRPr="0F208770">
              <w:rPr>
                <w:rFonts w:ascii="Satoshi" w:hAnsi="Satoshi"/>
                <w:b/>
                <w:bCs/>
              </w:rPr>
              <w:t>Core Strength</w:t>
            </w:r>
          </w:p>
        </w:tc>
        <w:tc>
          <w:tcPr>
            <w:tcW w:w="3163" w:type="dxa"/>
            <w:shd w:val="clear" w:color="auto" w:fill="DAE9F7" w:themeFill="text2" w:themeFillTint="1A"/>
          </w:tcPr>
          <w:p w14:paraId="426F7D75" w14:textId="5E62EC08" w:rsidR="007C18E2" w:rsidRPr="00E675EB" w:rsidRDefault="1DE1291A" w:rsidP="0F208770">
            <w:pPr>
              <w:spacing w:line="276" w:lineRule="auto"/>
              <w:rPr>
                <w:rFonts w:ascii="Satoshi" w:hAnsi="Satoshi"/>
              </w:rPr>
            </w:pPr>
            <w:r w:rsidRPr="0F208770">
              <w:rPr>
                <w:rFonts w:ascii="Satoshi" w:hAnsi="Satoshi"/>
                <w:b/>
                <w:bCs/>
              </w:rPr>
              <w:t>Key Limitation</w:t>
            </w:r>
          </w:p>
        </w:tc>
      </w:tr>
      <w:tr w:rsidR="007C18E2" w:rsidRPr="00E675EB" w14:paraId="700B1E9A" w14:textId="77777777" w:rsidTr="0F208770">
        <w:trPr>
          <w:trHeight w:val="922"/>
        </w:trPr>
        <w:tc>
          <w:tcPr>
            <w:tcW w:w="2203" w:type="dxa"/>
          </w:tcPr>
          <w:p w14:paraId="33C3F4AC" w14:textId="1B376CF7" w:rsidR="007C18E2" w:rsidRPr="00E675EB" w:rsidRDefault="22178F5D" w:rsidP="0F208770">
            <w:pPr>
              <w:spacing w:line="276" w:lineRule="auto"/>
              <w:rPr>
                <w:rFonts w:ascii="Satoshi" w:hAnsi="Satoshi"/>
              </w:rPr>
            </w:pPr>
            <w:commentRangeStart w:id="259"/>
            <w:commentRangeStart w:id="260"/>
            <w:r w:rsidRPr="0F208770">
              <w:rPr>
                <w:rFonts w:ascii="Satoshi" w:hAnsi="Satoshi"/>
              </w:rPr>
              <w:t>Rules Engine Product Company #1</w:t>
            </w:r>
            <w:commentRangeEnd w:id="259"/>
            <w:r w:rsidR="51C709D4" w:rsidRPr="00E675EB">
              <w:rPr>
                <w:rStyle w:val="CommentReference"/>
                <w:rFonts w:ascii="Satoshi" w:hAnsi="Satoshi"/>
                <w:sz w:val="24"/>
                <w:szCs w:val="24"/>
              </w:rPr>
              <w:commentReference w:id="259"/>
            </w:r>
            <w:commentRangeEnd w:id="260"/>
            <w:r w:rsidRPr="00E675EB">
              <w:rPr>
                <w:rStyle w:val="CommentReference"/>
                <w:rFonts w:ascii="Satoshi" w:hAnsi="Satoshi"/>
                <w:sz w:val="24"/>
                <w:szCs w:val="24"/>
              </w:rPr>
              <w:commentReference w:id="260"/>
            </w:r>
          </w:p>
        </w:tc>
        <w:tc>
          <w:tcPr>
            <w:tcW w:w="2008" w:type="dxa"/>
          </w:tcPr>
          <w:p w14:paraId="7F8E28BF" w14:textId="0C79D83B" w:rsidR="007C18E2" w:rsidRPr="00E675EB" w:rsidRDefault="1DE1291A" w:rsidP="0F208770">
            <w:pPr>
              <w:spacing w:line="276" w:lineRule="auto"/>
              <w:rPr>
                <w:rFonts w:ascii="Satoshi" w:hAnsi="Satoshi"/>
              </w:rPr>
            </w:pPr>
            <w:r w:rsidRPr="0F208770">
              <w:rPr>
                <w:rFonts w:ascii="Satoshi" w:hAnsi="Satoshi"/>
              </w:rPr>
              <w:t xml:space="preserve">Business </w:t>
            </w:r>
            <w:r w:rsidR="63BB0EBB" w:rsidRPr="0F208770">
              <w:rPr>
                <w:rFonts w:ascii="Satoshi" w:hAnsi="Satoshi"/>
              </w:rPr>
              <w:t>and</w:t>
            </w:r>
            <w:r w:rsidRPr="0F208770">
              <w:rPr>
                <w:rFonts w:ascii="Satoshi" w:hAnsi="Satoshi"/>
              </w:rPr>
              <w:t xml:space="preserve"> IT users</w:t>
            </w:r>
          </w:p>
        </w:tc>
        <w:tc>
          <w:tcPr>
            <w:tcW w:w="3342" w:type="dxa"/>
          </w:tcPr>
          <w:p w14:paraId="0BBE256B" w14:textId="2C340EEC" w:rsidR="007C18E2" w:rsidRPr="00E675EB" w:rsidRDefault="1DE1291A" w:rsidP="0F208770">
            <w:pPr>
              <w:spacing w:line="276" w:lineRule="auto"/>
              <w:rPr>
                <w:rFonts w:ascii="Satoshi" w:hAnsi="Satoshi"/>
              </w:rPr>
            </w:pPr>
            <w:r w:rsidRPr="0F208770">
              <w:rPr>
                <w:rFonts w:ascii="Satoshi" w:hAnsi="Satoshi"/>
              </w:rPr>
              <w:t>Visual rule builder and business dictionary</w:t>
            </w:r>
          </w:p>
        </w:tc>
        <w:tc>
          <w:tcPr>
            <w:tcW w:w="3163" w:type="dxa"/>
          </w:tcPr>
          <w:p w14:paraId="18AE4148" w14:textId="714613A6" w:rsidR="007C18E2" w:rsidRPr="00E675EB" w:rsidRDefault="1DE1291A" w:rsidP="0F208770">
            <w:pPr>
              <w:spacing w:line="276" w:lineRule="auto"/>
              <w:rPr>
                <w:rFonts w:ascii="Satoshi" w:hAnsi="Satoshi"/>
              </w:rPr>
            </w:pPr>
            <w:r w:rsidRPr="0F208770">
              <w:rPr>
                <w:rFonts w:ascii="Satoshi" w:hAnsi="Satoshi"/>
              </w:rPr>
              <w:t>Limited AI support, unclear conflict management</w:t>
            </w:r>
          </w:p>
        </w:tc>
      </w:tr>
      <w:tr w:rsidR="007C18E2" w:rsidRPr="00E675EB" w14:paraId="6A0D291D" w14:textId="77777777" w:rsidTr="0F208770">
        <w:trPr>
          <w:trHeight w:val="981"/>
        </w:trPr>
        <w:tc>
          <w:tcPr>
            <w:tcW w:w="2203" w:type="dxa"/>
          </w:tcPr>
          <w:p w14:paraId="75A1E3AB" w14:textId="4BD6178A" w:rsidR="007C18E2" w:rsidRPr="00E675EB" w:rsidRDefault="13675FD6" w:rsidP="0F208770">
            <w:pPr>
              <w:spacing w:line="276" w:lineRule="auto"/>
              <w:rPr>
                <w:rFonts w:ascii="Satoshi" w:hAnsi="Satoshi"/>
              </w:rPr>
            </w:pPr>
            <w:r w:rsidRPr="0F208770">
              <w:rPr>
                <w:rFonts w:ascii="Satoshi" w:hAnsi="Satoshi"/>
              </w:rPr>
              <w:t>Rules Engine Product Company #2</w:t>
            </w:r>
          </w:p>
        </w:tc>
        <w:tc>
          <w:tcPr>
            <w:tcW w:w="2008" w:type="dxa"/>
          </w:tcPr>
          <w:p w14:paraId="5EA7FC59" w14:textId="37706315" w:rsidR="007C18E2" w:rsidRPr="00E675EB" w:rsidRDefault="1DE1291A" w:rsidP="0F208770">
            <w:pPr>
              <w:spacing w:line="276" w:lineRule="auto"/>
              <w:rPr>
                <w:rFonts w:ascii="Satoshi" w:hAnsi="Satoshi"/>
              </w:rPr>
            </w:pPr>
            <w:r w:rsidRPr="0F208770">
              <w:rPr>
                <w:rFonts w:ascii="Satoshi" w:hAnsi="Satoshi"/>
              </w:rPr>
              <w:t>Technical business users</w:t>
            </w:r>
          </w:p>
        </w:tc>
        <w:tc>
          <w:tcPr>
            <w:tcW w:w="3342" w:type="dxa"/>
          </w:tcPr>
          <w:p w14:paraId="6D88CB74" w14:textId="41AF2066" w:rsidR="007C18E2" w:rsidRPr="00E675EB" w:rsidRDefault="75AF17F4" w:rsidP="6A92C0CD">
            <w:pPr>
              <w:spacing w:line="276" w:lineRule="auto"/>
              <w:rPr>
                <w:rFonts w:ascii="Satoshi" w:hAnsi="Satoshi"/>
              </w:rPr>
            </w:pPr>
            <w:r w:rsidRPr="0F208770">
              <w:rPr>
                <w:rFonts w:ascii="Satoshi" w:eastAsia="Satoshi" w:hAnsi="Satoshi" w:cs="Satoshi"/>
              </w:rPr>
              <w:t xml:space="preserve">Role-based access </w:t>
            </w:r>
            <w:r w:rsidR="3501A351" w:rsidRPr="0F208770">
              <w:rPr>
                <w:rFonts w:ascii="Satoshi" w:eastAsia="Satoshi" w:hAnsi="Satoshi" w:cs="Satoshi"/>
              </w:rPr>
              <w:t>control (</w:t>
            </w:r>
            <w:r w:rsidR="1DE1291A" w:rsidRPr="0F208770">
              <w:rPr>
                <w:rFonts w:ascii="Satoshi" w:hAnsi="Satoshi"/>
              </w:rPr>
              <w:t>RBAC</w:t>
            </w:r>
            <w:r w:rsidR="244552EB" w:rsidRPr="0F208770">
              <w:rPr>
                <w:rFonts w:ascii="Satoshi" w:hAnsi="Satoshi"/>
              </w:rPr>
              <w:t>)</w:t>
            </w:r>
            <w:r w:rsidR="1DE1291A" w:rsidRPr="0F208770">
              <w:rPr>
                <w:rFonts w:ascii="Satoshi" w:hAnsi="Satoshi"/>
              </w:rPr>
              <w:t>, review flows, and attribute editing</w:t>
            </w:r>
          </w:p>
        </w:tc>
        <w:tc>
          <w:tcPr>
            <w:tcW w:w="3163" w:type="dxa"/>
          </w:tcPr>
          <w:p w14:paraId="33F21B46" w14:textId="22061FC6" w:rsidR="007C18E2" w:rsidRPr="00E675EB" w:rsidRDefault="1DE1291A" w:rsidP="0F208770">
            <w:pPr>
              <w:spacing w:line="276" w:lineRule="auto"/>
              <w:rPr>
                <w:rFonts w:ascii="Satoshi" w:hAnsi="Satoshi"/>
              </w:rPr>
            </w:pPr>
            <w:r w:rsidRPr="0F208770">
              <w:rPr>
                <w:rFonts w:ascii="Satoshi" w:hAnsi="Satoshi"/>
              </w:rPr>
              <w:t xml:space="preserve">No healthcare focus, minimal </w:t>
            </w:r>
            <w:r w:rsidR="4CCDBD98" w:rsidRPr="0F208770">
              <w:rPr>
                <w:rFonts w:ascii="Satoshi" w:hAnsi="Satoshi"/>
              </w:rPr>
              <w:t>natural language</w:t>
            </w:r>
            <w:r w:rsidRPr="0F208770">
              <w:rPr>
                <w:rFonts w:ascii="Satoshi" w:hAnsi="Satoshi"/>
              </w:rPr>
              <w:t xml:space="preserve"> or AI interaction</w:t>
            </w:r>
          </w:p>
        </w:tc>
      </w:tr>
      <w:tr w:rsidR="007C18E2" w:rsidRPr="00E675EB" w14:paraId="7AB6FD66" w14:textId="77777777" w:rsidTr="0F208770">
        <w:trPr>
          <w:trHeight w:val="922"/>
        </w:trPr>
        <w:tc>
          <w:tcPr>
            <w:tcW w:w="2203" w:type="dxa"/>
          </w:tcPr>
          <w:p w14:paraId="15EF31D4" w14:textId="49288B0E" w:rsidR="007C18E2" w:rsidRPr="00E675EB" w:rsidRDefault="13675FD6" w:rsidP="0F208770">
            <w:pPr>
              <w:spacing w:line="276" w:lineRule="auto"/>
              <w:rPr>
                <w:rFonts w:ascii="Satoshi" w:hAnsi="Satoshi"/>
              </w:rPr>
            </w:pPr>
            <w:r w:rsidRPr="0F208770">
              <w:rPr>
                <w:rFonts w:ascii="Satoshi" w:hAnsi="Satoshi"/>
              </w:rPr>
              <w:t>Rules Engine Product Company #3</w:t>
            </w:r>
          </w:p>
        </w:tc>
        <w:tc>
          <w:tcPr>
            <w:tcW w:w="2008" w:type="dxa"/>
          </w:tcPr>
          <w:p w14:paraId="145741E6" w14:textId="78869C6E" w:rsidR="007C18E2" w:rsidRPr="00E675EB" w:rsidRDefault="1DE1291A" w:rsidP="0F208770">
            <w:pPr>
              <w:spacing w:line="276" w:lineRule="auto"/>
              <w:rPr>
                <w:rFonts w:ascii="Satoshi" w:hAnsi="Satoshi"/>
              </w:rPr>
            </w:pPr>
            <w:r w:rsidRPr="0F208770">
              <w:rPr>
                <w:rFonts w:ascii="Satoshi" w:hAnsi="Satoshi"/>
              </w:rPr>
              <w:t xml:space="preserve">Developers </w:t>
            </w:r>
            <w:r w:rsidR="7E7D8CEC" w:rsidRPr="0F208770">
              <w:rPr>
                <w:rFonts w:ascii="Satoshi" w:hAnsi="Satoshi"/>
              </w:rPr>
              <w:t>and</w:t>
            </w:r>
            <w:r w:rsidRPr="0F208770">
              <w:rPr>
                <w:rFonts w:ascii="Satoshi" w:hAnsi="Satoshi"/>
              </w:rPr>
              <w:t xml:space="preserve"> analysts</w:t>
            </w:r>
          </w:p>
        </w:tc>
        <w:tc>
          <w:tcPr>
            <w:tcW w:w="3342" w:type="dxa"/>
          </w:tcPr>
          <w:p w14:paraId="7287CAA6" w14:textId="24C5E3ED" w:rsidR="007C18E2" w:rsidRPr="00E675EB" w:rsidRDefault="1DE1291A" w:rsidP="0F208770">
            <w:pPr>
              <w:spacing w:line="276" w:lineRule="auto"/>
              <w:rPr>
                <w:rFonts w:ascii="Satoshi" w:hAnsi="Satoshi"/>
              </w:rPr>
            </w:pPr>
            <w:r w:rsidRPr="0F208770">
              <w:rPr>
                <w:rFonts w:ascii="Satoshi" w:hAnsi="Satoshi"/>
              </w:rPr>
              <w:t>AI-assisted decision tables, testing</w:t>
            </w:r>
            <w:r w:rsidR="03CA8BFC" w:rsidRPr="0F208770">
              <w:rPr>
                <w:rFonts w:ascii="Satoshi" w:hAnsi="Satoshi"/>
              </w:rPr>
              <w:t>, and</w:t>
            </w:r>
            <w:r w:rsidRPr="0F208770">
              <w:rPr>
                <w:rFonts w:ascii="Satoshi" w:hAnsi="Satoshi"/>
              </w:rPr>
              <w:t xml:space="preserve"> debugging</w:t>
            </w:r>
          </w:p>
        </w:tc>
        <w:tc>
          <w:tcPr>
            <w:tcW w:w="3163" w:type="dxa"/>
          </w:tcPr>
          <w:p w14:paraId="5E76480D" w14:textId="339C0910" w:rsidR="007C18E2" w:rsidRPr="00E675EB" w:rsidRDefault="5964DB56" w:rsidP="0F208770">
            <w:pPr>
              <w:spacing w:line="276" w:lineRule="auto"/>
              <w:rPr>
                <w:rFonts w:ascii="Satoshi" w:hAnsi="Satoshi"/>
              </w:rPr>
            </w:pPr>
            <w:r w:rsidRPr="0F208770">
              <w:rPr>
                <w:rFonts w:ascii="Satoshi" w:hAnsi="Satoshi"/>
              </w:rPr>
              <w:t>Steep learning curve, not domain-specific</w:t>
            </w:r>
          </w:p>
        </w:tc>
      </w:tr>
      <w:tr w:rsidR="007C18E2" w:rsidRPr="00E675EB" w14:paraId="7D58F547" w14:textId="77777777" w:rsidTr="0F208770">
        <w:trPr>
          <w:trHeight w:val="922"/>
        </w:trPr>
        <w:tc>
          <w:tcPr>
            <w:tcW w:w="2203" w:type="dxa"/>
          </w:tcPr>
          <w:p w14:paraId="59243AB9" w14:textId="654C05A0" w:rsidR="007C18E2" w:rsidRPr="00E675EB" w:rsidRDefault="1DE1291A" w:rsidP="0F208770">
            <w:pPr>
              <w:spacing w:line="276" w:lineRule="auto"/>
              <w:rPr>
                <w:rFonts w:ascii="Satoshi" w:hAnsi="Satoshi"/>
              </w:rPr>
            </w:pPr>
            <w:r w:rsidRPr="0F208770">
              <w:rPr>
                <w:rFonts w:ascii="Satoshi" w:hAnsi="Satoshi"/>
              </w:rPr>
              <w:t xml:space="preserve">HiLabs </w:t>
            </w:r>
            <w:r w:rsidR="13675FD6" w:rsidRPr="0F208770">
              <w:rPr>
                <w:rFonts w:ascii="Satoshi" w:hAnsi="Satoshi"/>
              </w:rPr>
              <w:t>Rules</w:t>
            </w:r>
            <w:r w:rsidRPr="0F208770">
              <w:rPr>
                <w:rFonts w:ascii="Satoshi" w:hAnsi="Satoshi"/>
              </w:rPr>
              <w:t xml:space="preserve"> Engine</w:t>
            </w:r>
          </w:p>
        </w:tc>
        <w:tc>
          <w:tcPr>
            <w:tcW w:w="2008" w:type="dxa"/>
          </w:tcPr>
          <w:p w14:paraId="5DEDB108" w14:textId="377FFCBD" w:rsidR="007C18E2" w:rsidRPr="00E675EB" w:rsidRDefault="1DE1291A" w:rsidP="0F208770">
            <w:pPr>
              <w:spacing w:line="276" w:lineRule="auto"/>
              <w:rPr>
                <w:rFonts w:ascii="Satoshi" w:hAnsi="Satoshi"/>
              </w:rPr>
            </w:pPr>
            <w:r w:rsidRPr="0F208770">
              <w:rPr>
                <w:rFonts w:ascii="Satoshi" w:hAnsi="Satoshi"/>
              </w:rPr>
              <w:t>Healthcare data analysts</w:t>
            </w:r>
          </w:p>
        </w:tc>
        <w:tc>
          <w:tcPr>
            <w:tcW w:w="3342" w:type="dxa"/>
          </w:tcPr>
          <w:p w14:paraId="02AD7A58" w14:textId="7D645642" w:rsidR="007C18E2" w:rsidRPr="00E675EB" w:rsidRDefault="1DE1291A" w:rsidP="0F208770">
            <w:pPr>
              <w:spacing w:line="276" w:lineRule="auto"/>
              <w:rPr>
                <w:rFonts w:ascii="Satoshi" w:hAnsi="Satoshi"/>
              </w:rPr>
            </w:pPr>
            <w:r w:rsidRPr="0F208770">
              <w:rPr>
                <w:rFonts w:ascii="Satoshi" w:hAnsi="Satoshi"/>
              </w:rPr>
              <w:t xml:space="preserve">AI-assistive </w:t>
            </w:r>
            <w:r w:rsidR="3E67DC2E" w:rsidRPr="0F208770">
              <w:rPr>
                <w:rFonts w:ascii="Satoshi" w:hAnsi="Satoshi"/>
              </w:rPr>
              <w:t>natural language</w:t>
            </w:r>
            <w:r w:rsidRPr="0F208770">
              <w:rPr>
                <w:rFonts w:ascii="Satoshi" w:hAnsi="Satoshi"/>
              </w:rPr>
              <w:t xml:space="preserve"> input, healthcare specificity, dual visualization</w:t>
            </w:r>
          </w:p>
        </w:tc>
        <w:tc>
          <w:tcPr>
            <w:tcW w:w="3163" w:type="dxa"/>
          </w:tcPr>
          <w:p w14:paraId="543B2DCD" w14:textId="0ABD1FEF" w:rsidR="007C18E2" w:rsidRPr="00E675EB" w:rsidRDefault="5330792D" w:rsidP="0F208770">
            <w:pPr>
              <w:spacing w:line="276" w:lineRule="auto"/>
              <w:rPr>
                <w:rFonts w:ascii="Satoshi" w:hAnsi="Satoshi"/>
              </w:rPr>
            </w:pPr>
            <w:r w:rsidRPr="0F208770">
              <w:rPr>
                <w:rFonts w:ascii="Satoshi" w:hAnsi="Satoshi"/>
              </w:rPr>
              <w:t>Heavy focus on h</w:t>
            </w:r>
            <w:r w:rsidR="42087C06" w:rsidRPr="0F208770">
              <w:rPr>
                <w:rFonts w:ascii="Satoshi" w:hAnsi="Satoshi"/>
              </w:rPr>
              <w:t>ealthcare payer operations</w:t>
            </w:r>
          </w:p>
        </w:tc>
      </w:tr>
    </w:tbl>
    <w:p w14:paraId="3F42226B" w14:textId="77777777" w:rsidR="007C18E2" w:rsidRPr="00E675EB" w:rsidRDefault="007C18E2" w:rsidP="0F208770">
      <w:pPr>
        <w:spacing w:line="276" w:lineRule="auto"/>
        <w:rPr>
          <w:rFonts w:ascii="Satoshi" w:hAnsi="Satoshi"/>
        </w:rPr>
      </w:pPr>
    </w:p>
    <w:p w14:paraId="4B4702AD" w14:textId="12F4AFE7" w:rsidR="00E675EB" w:rsidRPr="00E675EB" w:rsidRDefault="5964DB56" w:rsidP="0F208770">
      <w:pPr>
        <w:pStyle w:val="Heading3"/>
        <w:rPr>
          <w:rFonts w:ascii="Satoshi" w:hAnsi="Satoshi"/>
        </w:rPr>
      </w:pPr>
      <w:r w:rsidRPr="0F208770">
        <w:rPr>
          <w:rFonts w:ascii="Satoshi" w:hAnsi="Satoshi"/>
        </w:rPr>
        <w:t>Comparative Feature Analysis</w:t>
      </w:r>
    </w:p>
    <w:p w14:paraId="6FECEE33" w14:textId="29FA2650" w:rsidR="00E675EB" w:rsidRPr="00E675EB" w:rsidRDefault="31845333" w:rsidP="0F208770">
      <w:pPr>
        <w:spacing w:line="276" w:lineRule="auto"/>
        <w:rPr>
          <w:rFonts w:ascii="Satoshi" w:hAnsi="Satoshi"/>
        </w:rPr>
      </w:pPr>
      <w:r>
        <w:rPr>
          <w:noProof/>
        </w:rPr>
        <w:drawing>
          <wp:inline distT="0" distB="0" distL="0" distR="0" wp14:anchorId="7C9C9F34" wp14:editId="6FDBE5F9">
            <wp:extent cx="6645910" cy="2219325"/>
            <wp:effectExtent l="0" t="0" r="2540" b="9525"/>
            <wp:docPr id="156756895" name="Picture 1" descr="A comparison visualization dashboard showcasing overall feature comparison across leading rule eng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6895" name="Picture 1" descr="A screenshot of a graph&#10;&#10;AI-generated content may be incorrect."/>
                    <pic:cNvPicPr/>
                  </pic:nvPicPr>
                  <pic:blipFill>
                    <a:blip r:embed="rId12"/>
                    <a:stretch>
                      <a:fillRect/>
                    </a:stretch>
                  </pic:blipFill>
                  <pic:spPr>
                    <a:xfrm>
                      <a:off x="0" y="0"/>
                      <a:ext cx="6645910" cy="2219325"/>
                    </a:xfrm>
                    <a:prstGeom prst="rect">
                      <a:avLst/>
                    </a:prstGeom>
                  </pic:spPr>
                </pic:pic>
              </a:graphicData>
            </a:graphic>
          </wp:inline>
        </w:drawing>
      </w:r>
    </w:p>
    <w:p w14:paraId="4D4A7CC3" w14:textId="74A8AA93" w:rsidR="00E675EB" w:rsidRPr="00E675EB" w:rsidRDefault="5964DB56" w:rsidP="0F208770">
      <w:pPr>
        <w:spacing w:line="276" w:lineRule="auto"/>
        <w:rPr>
          <w:rFonts w:ascii="Satoshi" w:eastAsia="MS Gothic" w:hAnsi="Satoshi" w:cs="MS Gothic"/>
        </w:rPr>
      </w:pPr>
      <w:r w:rsidRPr="0F208770">
        <w:rPr>
          <w:rStyle w:val="Heading2Char"/>
        </w:rPr>
        <w:t>HiLabs</w:t>
      </w:r>
      <w:r w:rsidR="21E209E2" w:rsidRPr="0F208770">
        <w:rPr>
          <w:rStyle w:val="Heading2Char"/>
        </w:rPr>
        <w:t xml:space="preserve"> NL-to-Rule Engine</w:t>
      </w:r>
      <w:r w:rsidRPr="0F208770">
        <w:rPr>
          <w:rStyle w:val="Heading2Char"/>
        </w:rPr>
        <w:t xml:space="preserve"> Differentiat</w:t>
      </w:r>
      <w:r w:rsidR="573FF714" w:rsidRPr="0F208770">
        <w:rPr>
          <w:rStyle w:val="Heading2Char"/>
        </w:rPr>
        <w:t>ion</w:t>
      </w:r>
      <w:r w:rsidR="00E675EB">
        <w:br/>
      </w:r>
      <w:r>
        <w:t xml:space="preserve">HiLabs NL-to-Rule Engine </w:t>
      </w:r>
      <w:r w:rsidR="0F733FD6">
        <w:t>combines</w:t>
      </w:r>
      <w:r>
        <w:t xml:space="preserve"> AI innovation with healthcare specialization. While competitors prioritize either usability or flexibility, </w:t>
      </w:r>
      <w:r w:rsidR="77D2A327">
        <w:t>this approach focuses on</w:t>
      </w:r>
      <w:r>
        <w:t xml:space="preserve"> both</w:t>
      </w:r>
      <w:r w:rsidR="4EE51FC0">
        <w:t xml:space="preserve">—with </w:t>
      </w:r>
      <w:r>
        <w:t xml:space="preserve">rule authoring </w:t>
      </w:r>
      <w:r w:rsidR="1FCE5121">
        <w:t>designed to be accessible,</w:t>
      </w:r>
      <w:r>
        <w:t xml:space="preserve"> collaborative, and contextually </w:t>
      </w:r>
      <w:r w:rsidR="5C6F67C0">
        <w:t>aligned with</w:t>
      </w:r>
      <w:r>
        <w:t xml:space="preserve"> healthcare</w:t>
      </w:r>
      <w:r w:rsidR="5F796FA0">
        <w:t xml:space="preserve"> rule management</w:t>
      </w:r>
      <w:r>
        <w:t xml:space="preserve"> needs. </w:t>
      </w:r>
    </w:p>
    <w:p w14:paraId="75CE6C52" w14:textId="0679D049" w:rsidR="00E675EB" w:rsidRPr="00E675EB" w:rsidRDefault="5964DB56" w:rsidP="0F208770">
      <w:pPr>
        <w:pStyle w:val="Heading3"/>
      </w:pPr>
      <w:r>
        <w:t>Key Differentiators</w:t>
      </w:r>
    </w:p>
    <w:p w14:paraId="0B1E761C" w14:textId="3C3C5534" w:rsidR="00E675EB" w:rsidRPr="00E675EB" w:rsidRDefault="5964DB56">
      <w:pPr>
        <w:pStyle w:val="ListParagraph"/>
        <w:numPr>
          <w:ilvl w:val="0"/>
          <w:numId w:val="4"/>
        </w:numPr>
        <w:spacing w:line="276" w:lineRule="auto"/>
        <w:rPr>
          <w:rFonts w:ascii="Satoshi" w:hAnsi="Satoshi"/>
        </w:rPr>
      </w:pPr>
      <w:r w:rsidRPr="0F208770">
        <w:rPr>
          <w:rFonts w:ascii="Satoshi" w:hAnsi="Satoshi"/>
          <w:b/>
          <w:bCs/>
        </w:rPr>
        <w:t xml:space="preserve">Plain English </w:t>
      </w:r>
      <w:r w:rsidR="327D7593" w:rsidRPr="0F208770">
        <w:rPr>
          <w:rFonts w:ascii="Satoshi" w:hAnsi="Satoshi"/>
          <w:b/>
          <w:bCs/>
        </w:rPr>
        <w:t>i</w:t>
      </w:r>
      <w:r w:rsidRPr="0F208770">
        <w:rPr>
          <w:rFonts w:ascii="Satoshi" w:hAnsi="Satoshi"/>
          <w:b/>
          <w:bCs/>
        </w:rPr>
        <w:t>nput</w:t>
      </w:r>
      <w:r w:rsidR="630C33BF" w:rsidRPr="0F208770">
        <w:rPr>
          <w:rFonts w:ascii="Satoshi" w:hAnsi="Satoshi"/>
        </w:rPr>
        <w:t xml:space="preserve"> that e</w:t>
      </w:r>
      <w:r w:rsidRPr="0F208770">
        <w:rPr>
          <w:rFonts w:ascii="Satoshi" w:hAnsi="Satoshi"/>
        </w:rPr>
        <w:t>nables intuitive rule creation without technical syntax.</w:t>
      </w:r>
    </w:p>
    <w:p w14:paraId="2AA5CE70" w14:textId="513BE822" w:rsidR="00E675EB" w:rsidRPr="00E675EB" w:rsidRDefault="5964DB56">
      <w:pPr>
        <w:pStyle w:val="ListParagraph"/>
        <w:numPr>
          <w:ilvl w:val="0"/>
          <w:numId w:val="4"/>
        </w:numPr>
        <w:spacing w:line="276" w:lineRule="auto"/>
        <w:rPr>
          <w:rFonts w:ascii="Satoshi" w:hAnsi="Satoshi"/>
        </w:rPr>
      </w:pPr>
      <w:r w:rsidRPr="0F208770">
        <w:rPr>
          <w:rFonts w:ascii="Satoshi" w:hAnsi="Satoshi"/>
          <w:b/>
          <w:bCs/>
        </w:rPr>
        <w:t>Healthcare-</w:t>
      </w:r>
      <w:r w:rsidR="29CD4F74" w:rsidRPr="0F208770">
        <w:rPr>
          <w:rFonts w:ascii="Satoshi" w:hAnsi="Satoshi"/>
          <w:b/>
          <w:bCs/>
        </w:rPr>
        <w:t>s</w:t>
      </w:r>
      <w:r w:rsidRPr="0F208770">
        <w:rPr>
          <w:rFonts w:ascii="Satoshi" w:hAnsi="Satoshi"/>
          <w:b/>
          <w:bCs/>
        </w:rPr>
        <w:t xml:space="preserve">pecific </w:t>
      </w:r>
      <w:r w:rsidR="06D3E84E" w:rsidRPr="0F208770">
        <w:rPr>
          <w:rFonts w:ascii="Satoshi" w:hAnsi="Satoshi"/>
          <w:b/>
          <w:bCs/>
        </w:rPr>
        <w:t>l</w:t>
      </w:r>
      <w:r w:rsidRPr="0F208770">
        <w:rPr>
          <w:rFonts w:ascii="Satoshi" w:hAnsi="Satoshi"/>
          <w:b/>
          <w:bCs/>
        </w:rPr>
        <w:t xml:space="preserve">ogic </w:t>
      </w:r>
      <w:r w:rsidR="7B26EF9D" w:rsidRPr="0F208770">
        <w:rPr>
          <w:rFonts w:ascii="Satoshi" w:hAnsi="Satoshi"/>
          <w:b/>
          <w:bCs/>
        </w:rPr>
        <w:t>m</w:t>
      </w:r>
      <w:r w:rsidRPr="0F208770">
        <w:rPr>
          <w:rFonts w:ascii="Satoshi" w:hAnsi="Satoshi"/>
          <w:b/>
          <w:bCs/>
        </w:rPr>
        <w:t>odels</w:t>
      </w:r>
      <w:r w:rsidRPr="0F208770">
        <w:rPr>
          <w:rFonts w:ascii="Satoshi" w:hAnsi="Satoshi"/>
        </w:rPr>
        <w:t xml:space="preserve"> </w:t>
      </w:r>
      <w:r w:rsidR="738DB43F" w:rsidRPr="0F208770">
        <w:rPr>
          <w:rFonts w:ascii="Satoshi" w:hAnsi="Satoshi"/>
        </w:rPr>
        <w:t xml:space="preserve">oriented toward </w:t>
      </w:r>
      <w:r w:rsidRPr="0F208770">
        <w:rPr>
          <w:rFonts w:ascii="Satoshi" w:hAnsi="Satoshi"/>
        </w:rPr>
        <w:t>provider data cleaning, eligibility checks, and regulatory compliance.</w:t>
      </w:r>
    </w:p>
    <w:p w14:paraId="35ED765B" w14:textId="6A9B375B" w:rsidR="00E675EB" w:rsidRPr="00E675EB" w:rsidRDefault="5964DB56">
      <w:pPr>
        <w:pStyle w:val="ListParagraph"/>
        <w:numPr>
          <w:ilvl w:val="0"/>
          <w:numId w:val="4"/>
        </w:numPr>
        <w:spacing w:line="276" w:lineRule="auto"/>
        <w:rPr>
          <w:rFonts w:ascii="Satoshi" w:hAnsi="Satoshi"/>
        </w:rPr>
      </w:pPr>
      <w:r w:rsidRPr="0F208770">
        <w:rPr>
          <w:rFonts w:ascii="Satoshi" w:hAnsi="Satoshi"/>
          <w:b/>
          <w:bCs/>
        </w:rPr>
        <w:t>AI-</w:t>
      </w:r>
      <w:r w:rsidR="278D085F" w:rsidRPr="0F208770">
        <w:rPr>
          <w:rFonts w:ascii="Satoshi" w:hAnsi="Satoshi"/>
          <w:b/>
          <w:bCs/>
        </w:rPr>
        <w:t>g</w:t>
      </w:r>
      <w:r w:rsidRPr="0F208770">
        <w:rPr>
          <w:rFonts w:ascii="Satoshi" w:hAnsi="Satoshi"/>
          <w:b/>
          <w:bCs/>
        </w:rPr>
        <w:t xml:space="preserve">uided </w:t>
      </w:r>
      <w:r w:rsidR="238E3FFD" w:rsidRPr="0F208770">
        <w:rPr>
          <w:rFonts w:ascii="Satoshi" w:hAnsi="Satoshi"/>
          <w:b/>
          <w:bCs/>
        </w:rPr>
        <w:t>i</w:t>
      </w:r>
      <w:r w:rsidRPr="0F208770">
        <w:rPr>
          <w:rFonts w:ascii="Satoshi" w:hAnsi="Satoshi"/>
          <w:b/>
          <w:bCs/>
        </w:rPr>
        <w:t>nteractions</w:t>
      </w:r>
      <w:r w:rsidR="71982776" w:rsidRPr="0F208770">
        <w:rPr>
          <w:rFonts w:ascii="Satoshi" w:hAnsi="Satoshi"/>
        </w:rPr>
        <w:t xml:space="preserve"> where a c</w:t>
      </w:r>
      <w:r w:rsidRPr="0F208770">
        <w:rPr>
          <w:rFonts w:ascii="Satoshi" w:hAnsi="Satoshi"/>
        </w:rPr>
        <w:t>hatbot interface supports ongoing rule refinement, clarification, and error resolution.</w:t>
      </w:r>
    </w:p>
    <w:p w14:paraId="1D4FFAF9" w14:textId="4D39C0C0" w:rsidR="00E675EB" w:rsidRPr="00E675EB" w:rsidRDefault="5964DB56">
      <w:pPr>
        <w:pStyle w:val="ListParagraph"/>
        <w:numPr>
          <w:ilvl w:val="0"/>
          <w:numId w:val="4"/>
        </w:numPr>
        <w:spacing w:line="276" w:lineRule="auto"/>
        <w:rPr>
          <w:rFonts w:ascii="Satoshi" w:hAnsi="Satoshi"/>
        </w:rPr>
      </w:pPr>
      <w:r w:rsidRPr="506B7B47">
        <w:rPr>
          <w:rFonts w:ascii="Satoshi" w:hAnsi="Satoshi"/>
          <w:b/>
          <w:bCs/>
        </w:rPr>
        <w:t>Accessib</w:t>
      </w:r>
      <w:r w:rsidR="1FB2824D" w:rsidRPr="506B7B47">
        <w:rPr>
          <w:rFonts w:ascii="Satoshi" w:hAnsi="Satoshi"/>
          <w:b/>
          <w:bCs/>
        </w:rPr>
        <w:t>ility</w:t>
      </w:r>
      <w:r w:rsidRPr="506B7B47">
        <w:rPr>
          <w:rFonts w:ascii="Satoshi" w:hAnsi="Satoshi"/>
          <w:b/>
          <w:bCs/>
        </w:rPr>
        <w:t xml:space="preserve"> for </w:t>
      </w:r>
      <w:r w:rsidR="2547715D" w:rsidRPr="506B7B47">
        <w:rPr>
          <w:rFonts w:ascii="Satoshi" w:hAnsi="Satoshi"/>
          <w:b/>
          <w:bCs/>
        </w:rPr>
        <w:t>n</w:t>
      </w:r>
      <w:r w:rsidRPr="506B7B47">
        <w:rPr>
          <w:rFonts w:ascii="Satoshi" w:hAnsi="Satoshi"/>
          <w:b/>
          <w:bCs/>
        </w:rPr>
        <w:t>on-</w:t>
      </w:r>
      <w:r w:rsidR="223102BB" w:rsidRPr="506B7B47">
        <w:rPr>
          <w:rFonts w:ascii="Satoshi" w:hAnsi="Satoshi"/>
          <w:b/>
          <w:bCs/>
        </w:rPr>
        <w:t>t</w:t>
      </w:r>
      <w:r w:rsidRPr="506B7B47">
        <w:rPr>
          <w:rFonts w:ascii="Satoshi" w:hAnsi="Satoshi"/>
          <w:b/>
          <w:bCs/>
        </w:rPr>
        <w:t xml:space="preserve">echnical </w:t>
      </w:r>
      <w:r w:rsidR="5FEBD6E1" w:rsidRPr="506B7B47">
        <w:rPr>
          <w:rFonts w:ascii="Satoshi" w:hAnsi="Satoshi"/>
          <w:b/>
          <w:bCs/>
        </w:rPr>
        <w:t>u</w:t>
      </w:r>
      <w:r w:rsidRPr="506B7B47">
        <w:rPr>
          <w:rFonts w:ascii="Satoshi" w:hAnsi="Satoshi"/>
          <w:b/>
          <w:bCs/>
        </w:rPr>
        <w:t>sers</w:t>
      </w:r>
      <w:r w:rsidR="084AB19D" w:rsidRPr="506B7B47">
        <w:rPr>
          <w:rFonts w:ascii="Satoshi" w:hAnsi="Satoshi"/>
          <w:b/>
          <w:bCs/>
        </w:rPr>
        <w:t>,</w:t>
      </w:r>
      <w:r w:rsidR="51CE77FA" w:rsidRPr="506B7B47">
        <w:rPr>
          <w:rFonts w:ascii="Satoshi" w:hAnsi="Satoshi"/>
          <w:b/>
          <w:bCs/>
        </w:rPr>
        <w:t xml:space="preserve"> </w:t>
      </w:r>
      <w:r w:rsidR="51CE77FA" w:rsidRPr="506B7B47">
        <w:rPr>
          <w:rFonts w:ascii="Satoshi" w:hAnsi="Satoshi"/>
        </w:rPr>
        <w:t>e</w:t>
      </w:r>
      <w:r w:rsidRPr="506B7B47">
        <w:rPr>
          <w:rFonts w:ascii="Satoshi" w:hAnsi="Satoshi"/>
        </w:rPr>
        <w:t>mpower</w:t>
      </w:r>
      <w:r w:rsidR="71767450" w:rsidRPr="506B7B47">
        <w:rPr>
          <w:rFonts w:ascii="Satoshi" w:hAnsi="Satoshi"/>
        </w:rPr>
        <w:t>ing</w:t>
      </w:r>
      <w:r w:rsidRPr="506B7B47">
        <w:rPr>
          <w:rFonts w:ascii="Satoshi" w:hAnsi="Satoshi"/>
        </w:rPr>
        <w:t xml:space="preserve"> analysts and operations teams directly, </w:t>
      </w:r>
      <w:r w:rsidR="53A04D57" w:rsidRPr="506B7B47">
        <w:rPr>
          <w:rFonts w:ascii="Satoshi" w:hAnsi="Satoshi"/>
        </w:rPr>
        <w:t xml:space="preserve">and </w:t>
      </w:r>
      <w:r w:rsidRPr="506B7B47">
        <w:rPr>
          <w:rFonts w:ascii="Satoshi" w:hAnsi="Satoshi"/>
        </w:rPr>
        <w:t>reducing BRU dependency.</w:t>
      </w:r>
      <w:r w:rsidR="4E70E9D2">
        <w:br/>
      </w:r>
      <w:r w:rsidR="4E70E9D2">
        <w:lastRenderedPageBreak/>
        <w:t>User Experience Sc</w:t>
      </w:r>
      <w:r w:rsidR="4E70E9D2">
        <w:rPr>
          <w:noProof/>
        </w:rPr>
        <w:drawing>
          <wp:inline distT="0" distB="0" distL="0" distR="0" wp14:anchorId="34030A57" wp14:editId="48E3AD4A">
            <wp:extent cx="5480457" cy="2394624"/>
            <wp:effectExtent l="9525" t="9525" r="9525" b="9525"/>
            <wp:docPr id="630018241" name="Picture 1" descr="Pie Chart comparing Overall User Experience across Leading Rule Eng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62073" name=""/>
                    <pic:cNvPicPr/>
                  </pic:nvPicPr>
                  <pic:blipFill>
                    <a:blip r:embed="rId13"/>
                    <a:stretch>
                      <a:fillRect/>
                    </a:stretch>
                  </pic:blipFill>
                  <pic:spPr>
                    <a:xfrm>
                      <a:off x="0" y="0"/>
                      <a:ext cx="5480457" cy="2394624"/>
                    </a:xfrm>
                    <a:prstGeom prst="rect">
                      <a:avLst/>
                    </a:prstGeom>
                    <a:ln w="9525">
                      <a:solidFill>
                        <a:schemeClr val="tx1"/>
                      </a:solidFill>
                      <a:prstDash val="solid"/>
                    </a:ln>
                  </pic:spPr>
                </pic:pic>
              </a:graphicData>
            </a:graphic>
          </wp:inline>
        </w:drawing>
      </w:r>
    </w:p>
    <w:p w14:paraId="1FC0990D" w14:textId="7B47A57A" w:rsidR="00E675EB" w:rsidRPr="00E675EB" w:rsidRDefault="4E70E9D2" w:rsidP="0F208770">
      <w:pPr>
        <w:spacing w:line="276" w:lineRule="auto"/>
        <w:jc w:val="center"/>
        <w:rPr>
          <w:rFonts w:ascii="Satoshi" w:hAnsi="Satoshi"/>
          <w:i/>
          <w:iCs/>
        </w:rPr>
      </w:pPr>
      <w:r w:rsidRPr="0F208770">
        <w:rPr>
          <w:rFonts w:ascii="Satoshi" w:hAnsi="Satoshi"/>
          <w:i/>
          <w:iCs/>
        </w:rPr>
        <w:t>[Image Caption] Overall User Experience Comparison: Leading Rule Engines at a Glance</w:t>
      </w:r>
    </w:p>
    <w:p w14:paraId="1EB9DBE3" w14:textId="620851F8" w:rsidR="00E675EB" w:rsidRPr="00E675EB" w:rsidRDefault="00E675EB" w:rsidP="28A92A98">
      <w:pPr>
        <w:spacing w:line="276" w:lineRule="auto"/>
        <w:rPr>
          <w:rFonts w:ascii="Satoshi" w:hAnsi="Satoshi"/>
        </w:rPr>
      </w:pPr>
    </w:p>
    <w:p w14:paraId="1CD50334" w14:textId="5AD9C6E6" w:rsidR="00E675EB" w:rsidRPr="00E675EB" w:rsidRDefault="64E1A4B7" w:rsidP="28A92A98">
      <w:pPr>
        <w:spacing w:line="276" w:lineRule="auto"/>
        <w:rPr>
          <w:rFonts w:ascii="Satoshi" w:hAnsi="Satoshi"/>
        </w:rPr>
      </w:pPr>
      <w:r w:rsidRPr="0F208770">
        <w:rPr>
          <w:rFonts w:ascii="Satoshi" w:hAnsi="Satoshi"/>
        </w:rPr>
        <w:t xml:space="preserve">The </w:t>
      </w:r>
      <w:r w:rsidR="4E70E9D2" w:rsidRPr="0F208770">
        <w:rPr>
          <w:rFonts w:ascii="Satoshi" w:hAnsi="Satoshi"/>
        </w:rPr>
        <w:t>HiLabs NL-to-Rule Engine stands out with the highest user experience score, reflecting usability, healthcare domain focus, and NLP features. This supports empowerment of non-technical analysts, reducing technical bottlenecks, and contributing to a a user-friendly, healthcare-centric rule management experience.</w:t>
      </w:r>
    </w:p>
    <w:p w14:paraId="3B52F72E" w14:textId="2ECA0292" w:rsidR="00E675EB" w:rsidRPr="00E675EB" w:rsidRDefault="38D0CF2F" w:rsidP="28A92A98">
      <w:pPr>
        <w:spacing w:line="276" w:lineRule="auto"/>
        <w:rPr>
          <w:rStyle w:val="Heading3Char"/>
        </w:rPr>
      </w:pPr>
      <w:r w:rsidRPr="0F208770">
        <w:rPr>
          <w:rStyle w:val="Heading3Char"/>
        </w:rPr>
        <w:t>Strategic Takeaway</w:t>
      </w:r>
    </w:p>
    <w:p w14:paraId="497D1376" w14:textId="3E56EABB" w:rsidR="00E675EB" w:rsidRPr="00E675EB" w:rsidRDefault="38D0CF2F" w:rsidP="6A92C0CD">
      <w:pPr>
        <w:spacing w:line="276" w:lineRule="auto"/>
        <w:rPr>
          <w:rFonts w:ascii="Satoshi" w:hAnsi="Satoshi"/>
        </w:rPr>
      </w:pPr>
      <w:r w:rsidRPr="3AEB75D6">
        <w:rPr>
          <w:rFonts w:ascii="Satoshi" w:eastAsia="Satoshi" w:hAnsi="Satoshi" w:cs="Satoshi"/>
        </w:rPr>
        <w:t>The b</w:t>
      </w:r>
      <w:r w:rsidR="50324B9F" w:rsidRPr="3AEB75D6">
        <w:rPr>
          <w:rFonts w:ascii="Satoshi" w:eastAsia="Satoshi" w:hAnsi="Satoshi" w:cs="Satoshi"/>
        </w:rPr>
        <w:t>roader BRM</w:t>
      </w:r>
      <w:r w:rsidR="5964DB56" w:rsidRPr="3AEB75D6">
        <w:rPr>
          <w:rFonts w:ascii="Satoshi" w:eastAsia="Satoshi" w:hAnsi="Satoshi" w:cs="Satoshi"/>
        </w:rPr>
        <w:t xml:space="preserve"> landscape is filled with general-purpose </w:t>
      </w:r>
      <w:r w:rsidR="49F945AB" w:rsidRPr="3AEB75D6">
        <w:rPr>
          <w:rFonts w:ascii="Satoshi" w:eastAsia="Satoshi" w:hAnsi="Satoshi" w:cs="Satoshi"/>
        </w:rPr>
        <w:t>tools</w:t>
      </w:r>
      <w:r w:rsidR="5964DB56" w:rsidRPr="3AEB75D6">
        <w:rPr>
          <w:rFonts w:ascii="Satoshi" w:eastAsia="Satoshi" w:hAnsi="Satoshi" w:cs="Satoshi"/>
        </w:rPr>
        <w:t xml:space="preserve"> that </w:t>
      </w:r>
      <w:r w:rsidR="5D6234F1" w:rsidRPr="3AEB75D6">
        <w:rPr>
          <w:rFonts w:ascii="Satoshi" w:eastAsia="Satoshi" w:hAnsi="Satoshi" w:cs="Satoshi"/>
        </w:rPr>
        <w:t>address</w:t>
      </w:r>
      <w:r w:rsidR="5964DB56" w:rsidRPr="3AEB75D6">
        <w:rPr>
          <w:rFonts w:ascii="Satoshi" w:eastAsia="Satoshi" w:hAnsi="Satoshi" w:cs="Satoshi"/>
        </w:rPr>
        <w:t xml:space="preserve"> enterprise </w:t>
      </w:r>
      <w:r w:rsidR="1BBB5516" w:rsidRPr="3AEB75D6">
        <w:rPr>
          <w:rFonts w:ascii="Satoshi" w:eastAsia="Satoshi" w:hAnsi="Satoshi" w:cs="Satoshi"/>
        </w:rPr>
        <w:t>scenarios</w:t>
      </w:r>
      <w:r w:rsidR="5964DB56" w:rsidRPr="3AEB75D6">
        <w:rPr>
          <w:rFonts w:ascii="Satoshi" w:eastAsia="Satoshi" w:hAnsi="Satoshi" w:cs="Satoshi"/>
        </w:rPr>
        <w:t xml:space="preserve"> but </w:t>
      </w:r>
      <w:r w:rsidR="3306800A" w:rsidRPr="3AEB75D6">
        <w:rPr>
          <w:rFonts w:ascii="Satoshi" w:eastAsia="Satoshi" w:hAnsi="Satoshi" w:cs="Satoshi"/>
        </w:rPr>
        <w:t xml:space="preserve">are less tailored to </w:t>
      </w:r>
      <w:r w:rsidR="5964DB56" w:rsidRPr="3AEB75D6">
        <w:rPr>
          <w:rFonts w:ascii="Satoshi" w:eastAsia="Satoshi" w:hAnsi="Satoshi" w:cs="Satoshi"/>
        </w:rPr>
        <w:t xml:space="preserve">healthcare’s specialized, regulated environment. </w:t>
      </w:r>
      <w:r w:rsidR="56CFB4E0" w:rsidRPr="3AEB75D6">
        <w:rPr>
          <w:rFonts w:ascii="Satoshi" w:eastAsia="Satoshi" w:hAnsi="Satoshi" w:cs="Satoshi"/>
        </w:rPr>
        <w:t xml:space="preserve">The </w:t>
      </w:r>
      <w:r w:rsidR="5964DB56" w:rsidRPr="3AEB75D6">
        <w:rPr>
          <w:rFonts w:ascii="Satoshi" w:eastAsia="Satoshi" w:hAnsi="Satoshi" w:cs="Satoshi"/>
        </w:rPr>
        <w:t>HiLabs</w:t>
      </w:r>
      <w:r w:rsidR="30827063" w:rsidRPr="3AEB75D6">
        <w:rPr>
          <w:rFonts w:ascii="Satoshi" w:eastAsia="Satoshi" w:hAnsi="Satoshi" w:cs="Satoshi"/>
        </w:rPr>
        <w:t xml:space="preserve"> NL-to-Rule Engine </w:t>
      </w:r>
      <w:r w:rsidR="7F39A380" w:rsidRPr="3AEB75D6">
        <w:rPr>
          <w:rFonts w:ascii="Satoshi" w:eastAsia="Satoshi" w:hAnsi="Satoshi" w:cs="Satoshi"/>
        </w:rPr>
        <w:t>redefines</w:t>
      </w:r>
      <w:commentRangeStart w:id="263"/>
      <w:commentRangeStart w:id="264"/>
      <w:commentRangeStart w:id="265"/>
      <w:r w:rsidR="5964DB56" w:rsidRPr="3AEB75D6">
        <w:rPr>
          <w:rFonts w:ascii="Satoshi" w:eastAsia="Satoshi" w:hAnsi="Satoshi" w:cs="Satoshi"/>
        </w:rPr>
        <w:t xml:space="preserve"> </w:t>
      </w:r>
      <w:commentRangeEnd w:id="263"/>
      <w:r w:rsidRPr="3AEB75D6">
        <w:rPr>
          <w:rStyle w:val="CommentReference"/>
          <w:rFonts w:ascii="Satoshi" w:eastAsia="Satoshi" w:hAnsi="Satoshi" w:cs="Satoshi"/>
          <w:sz w:val="24"/>
          <w:szCs w:val="24"/>
        </w:rPr>
        <w:commentReference w:id="263"/>
      </w:r>
      <w:commentRangeEnd w:id="264"/>
      <w:r w:rsidRPr="3AEB75D6">
        <w:rPr>
          <w:rStyle w:val="CommentReference"/>
          <w:rFonts w:ascii="Satoshi" w:eastAsia="Satoshi" w:hAnsi="Satoshi" w:cs="Satoshi"/>
          <w:sz w:val="24"/>
          <w:szCs w:val="24"/>
        </w:rPr>
        <w:commentReference w:id="264"/>
      </w:r>
      <w:commentRangeEnd w:id="265"/>
      <w:r w:rsidRPr="3AEB75D6">
        <w:rPr>
          <w:rStyle w:val="CommentReference"/>
          <w:rFonts w:ascii="Satoshi" w:eastAsia="Satoshi" w:hAnsi="Satoshi" w:cs="Satoshi"/>
          <w:sz w:val="24"/>
          <w:szCs w:val="24"/>
        </w:rPr>
        <w:commentReference w:id="265"/>
      </w:r>
      <w:r w:rsidR="5964DB56" w:rsidRPr="3AEB75D6">
        <w:rPr>
          <w:rFonts w:ascii="Satoshi" w:eastAsia="Satoshi" w:hAnsi="Satoshi" w:cs="Satoshi"/>
        </w:rPr>
        <w:t>rule authoring as a human-centered, AI-</w:t>
      </w:r>
      <w:r w:rsidR="4781EBC0" w:rsidRPr="3AEB75D6">
        <w:rPr>
          <w:rFonts w:ascii="Satoshi" w:eastAsia="Satoshi" w:hAnsi="Satoshi" w:cs="Satoshi"/>
        </w:rPr>
        <w:t>supported</w:t>
      </w:r>
      <w:r w:rsidR="5964DB56" w:rsidRPr="3AEB75D6">
        <w:rPr>
          <w:rFonts w:ascii="Satoshi" w:eastAsia="Satoshi" w:hAnsi="Satoshi" w:cs="Satoshi"/>
        </w:rPr>
        <w:t xml:space="preserve"> process</w:t>
      </w:r>
      <w:r w:rsidR="67951FE4" w:rsidRPr="3AEB75D6">
        <w:rPr>
          <w:rFonts w:ascii="Satoshi" w:eastAsia="Satoshi" w:hAnsi="Satoshi" w:cs="Satoshi"/>
        </w:rPr>
        <w:t xml:space="preserve"> that </w:t>
      </w:r>
      <w:r w:rsidR="63AC5E51" w:rsidRPr="3AEB75D6">
        <w:rPr>
          <w:rFonts w:ascii="Satoshi" w:eastAsia="Satoshi" w:hAnsi="Satoshi" w:cs="Satoshi"/>
        </w:rPr>
        <w:t>emphasizes</w:t>
      </w:r>
      <w:r w:rsidR="5964DB56" w:rsidRPr="3AEB75D6">
        <w:rPr>
          <w:rFonts w:ascii="Satoshi" w:eastAsia="Satoshi" w:hAnsi="Satoshi" w:cs="Satoshi"/>
        </w:rPr>
        <w:t xml:space="preserve"> accuracy, transparency, and agility in healthcare data management.</w:t>
      </w:r>
    </w:p>
    <w:p w14:paraId="29CB88CC" w14:textId="1A9F52A9" w:rsidR="1F9FDB34" w:rsidRDefault="4B4E6F54" w:rsidP="0F208770">
      <w:pPr>
        <w:pStyle w:val="Heading2"/>
        <w:spacing w:before="299" w:after="299"/>
        <w:rPr>
          <w:rFonts w:ascii="Satoshi" w:eastAsia="Satoshi" w:hAnsi="Satoshi" w:cs="Satoshi"/>
          <w:sz w:val="36"/>
          <w:szCs w:val="36"/>
        </w:rPr>
      </w:pPr>
      <w:commentRangeStart w:id="266"/>
      <w:r w:rsidRPr="2C9A6D80">
        <w:rPr>
          <w:rFonts w:ascii="Satoshi" w:eastAsia="Satoshi" w:hAnsi="Satoshi" w:cs="Satoshi"/>
          <w:sz w:val="36"/>
          <w:szCs w:val="36"/>
        </w:rPr>
        <w:t>Future Outlook</w:t>
      </w:r>
    </w:p>
    <w:p w14:paraId="789A9EBB" w14:textId="7702E2CB" w:rsidR="1F9FDB34" w:rsidRDefault="4B4E6F54" w:rsidP="0F208770">
      <w:pPr>
        <w:spacing w:before="240" w:after="240"/>
        <w:rPr>
          <w:rFonts w:ascii="Satoshi" w:eastAsia="Satoshi" w:hAnsi="Satoshi" w:cs="Satoshi"/>
        </w:rPr>
      </w:pPr>
      <w:r w:rsidRPr="0F208770">
        <w:rPr>
          <w:rFonts w:ascii="Satoshi" w:eastAsia="Satoshi" w:hAnsi="Satoshi" w:cs="Satoshi"/>
        </w:rPr>
        <w:t>As rule volumes, data sources, and regulatory requirements continue to grow, healthcare organizations are likely to face increasing pressure to manage rule logic at greater scale and with tighter governance.</w:t>
      </w:r>
      <w:r w:rsidR="086A08B8" w:rsidRPr="0F208770">
        <w:rPr>
          <w:rFonts w:ascii="Satoshi" w:eastAsia="Satoshi" w:hAnsi="Satoshi" w:cs="Satoshi"/>
        </w:rPr>
        <w:t xml:space="preserve"> </w:t>
      </w:r>
      <w:r w:rsidRPr="0F208770">
        <w:rPr>
          <w:rFonts w:ascii="Satoshi" w:eastAsia="Satoshi" w:hAnsi="Satoshi" w:cs="Satoshi"/>
        </w:rPr>
        <w:t>Traditional approaches that depend heavily on specialized teams and manual workflows may become progressively harder to sustain.</w:t>
      </w:r>
    </w:p>
    <w:p w14:paraId="30A2A0B2" w14:textId="31C9DAF0" w:rsidR="1F9FDB34" w:rsidRDefault="4B4E6F54" w:rsidP="0F208770">
      <w:pPr>
        <w:spacing w:before="240" w:after="240"/>
        <w:rPr>
          <w:rFonts w:ascii="Satoshi" w:eastAsia="Satoshi" w:hAnsi="Satoshi" w:cs="Satoshi"/>
        </w:rPr>
      </w:pPr>
      <w:r w:rsidRPr="0F208770">
        <w:rPr>
          <w:rFonts w:ascii="Satoshi" w:eastAsia="Satoshi" w:hAnsi="Satoshi" w:cs="Satoshi"/>
        </w:rPr>
        <w:t>Natural language–driven rule authoring, combined with domain-specific models and visualization, points toward a future in which rule management is more collaborative and transparent. Analysts, operations teams, and technical staff can share a common view of logic and intent while retaining necessary controls and audits.</w:t>
      </w:r>
    </w:p>
    <w:p w14:paraId="3FCA469A" w14:textId="5B1EC7F7" w:rsidR="1F9FDB34" w:rsidRDefault="4B4E6F54" w:rsidP="0F208770">
      <w:pPr>
        <w:spacing w:before="240" w:after="240"/>
        <w:rPr>
          <w:rFonts w:ascii="Satoshi" w:eastAsia="Satoshi" w:hAnsi="Satoshi" w:cs="Satoshi"/>
        </w:rPr>
      </w:pPr>
      <w:r w:rsidRPr="0F208770">
        <w:rPr>
          <w:rFonts w:ascii="Satoshi" w:eastAsia="Satoshi" w:hAnsi="Satoshi" w:cs="Satoshi"/>
        </w:rPr>
        <w:t>In this context, solutions such as the NL-to-Rule Engine illustrate how AI capabilities can be applied to a focused operational problem—translating business intent into executable logic—while preserving the oversight required in healthcare.</w:t>
      </w:r>
      <w:commentRangeEnd w:id="266"/>
      <w:r w:rsidR="1F9FDB34">
        <w:rPr>
          <w:rStyle w:val="CommentReference"/>
          <w:rFonts w:ascii="Satoshi" w:eastAsia="Satoshi" w:hAnsi="Satoshi" w:cs="Satoshi"/>
          <w:sz w:val="24"/>
          <w:szCs w:val="24"/>
        </w:rPr>
        <w:commentReference w:id="266"/>
      </w:r>
    </w:p>
    <w:p w14:paraId="290F3A11" w14:textId="50DE6417" w:rsidR="00E675EB" w:rsidRPr="00E675EB" w:rsidRDefault="5964DB56" w:rsidP="0F208770">
      <w:pPr>
        <w:pStyle w:val="Heading1"/>
        <w:spacing w:line="276" w:lineRule="auto"/>
        <w:rPr>
          <w:rFonts w:ascii="Satoshi" w:hAnsi="Satoshi"/>
          <w:b/>
          <w:bCs/>
          <w:sz w:val="42"/>
          <w:szCs w:val="42"/>
        </w:rPr>
      </w:pPr>
      <w:r>
        <w:lastRenderedPageBreak/>
        <w:t>Conclusion</w:t>
      </w:r>
    </w:p>
    <w:p w14:paraId="57092760" w14:textId="7D5D7522" w:rsidR="007C18E2" w:rsidRPr="00076CB1" w:rsidRDefault="5964DB56" w:rsidP="0F208770">
      <w:pPr>
        <w:spacing w:before="240" w:after="240" w:line="276" w:lineRule="auto"/>
        <w:rPr>
          <w:rFonts w:ascii="Satoshi" w:eastAsia="Satoshi" w:hAnsi="Satoshi" w:cs="Satoshi"/>
        </w:rPr>
      </w:pPr>
      <w:r w:rsidRPr="506B7B47">
        <w:rPr>
          <w:rFonts w:ascii="Satoshi" w:hAnsi="Satoshi"/>
        </w:rPr>
        <w:t xml:space="preserve">The </w:t>
      </w:r>
      <w:r w:rsidR="3F0670D6" w:rsidRPr="506B7B47">
        <w:rPr>
          <w:rFonts w:ascii="Satoshi" w:eastAsia="Satoshi" w:hAnsi="Satoshi" w:cs="Satoshi"/>
        </w:rPr>
        <w:t xml:space="preserve">HiLabs </w:t>
      </w:r>
      <w:r w:rsidRPr="506B7B47">
        <w:rPr>
          <w:rFonts w:ascii="Satoshi" w:hAnsi="Satoshi"/>
        </w:rPr>
        <w:t xml:space="preserve">NL-to-Rule Engine represents a paradigm shift in </w:t>
      </w:r>
      <w:r w:rsidR="68F08D35" w:rsidRPr="506B7B47">
        <w:rPr>
          <w:rFonts w:ascii="Satoshi" w:hAnsi="Satoshi"/>
        </w:rPr>
        <w:t xml:space="preserve">how </w:t>
      </w:r>
      <w:r w:rsidRPr="506B7B47">
        <w:rPr>
          <w:rFonts w:ascii="Satoshi" w:hAnsi="Satoshi"/>
        </w:rPr>
        <w:t>healthcare rule authoring and data governance</w:t>
      </w:r>
      <w:r w:rsidR="41D363E2" w:rsidRPr="506B7B47">
        <w:rPr>
          <w:rFonts w:ascii="Satoshi" w:hAnsi="Satoshi"/>
        </w:rPr>
        <w:t xml:space="preserve"> can be organized</w:t>
      </w:r>
      <w:r w:rsidRPr="506B7B47">
        <w:rPr>
          <w:rFonts w:ascii="Satoshi" w:hAnsi="Satoshi"/>
        </w:rPr>
        <w:t>. Historically, rule creation has been constrained by technical complexity, cross-team dependencies, and the limitations of manual scalability.</w:t>
      </w:r>
      <w:r w:rsidR="071FE6AC" w:rsidRPr="506B7B47">
        <w:rPr>
          <w:rFonts w:ascii="Satoshi" w:hAnsi="Satoshi"/>
        </w:rPr>
        <w:t xml:space="preserve"> </w:t>
      </w:r>
      <w:r w:rsidR="0C1FFDCE" w:rsidRPr="506B7B47">
        <w:rPr>
          <w:rFonts w:ascii="Satoshi" w:eastAsia="Satoshi" w:hAnsi="Satoshi" w:cs="Satoshi"/>
        </w:rPr>
        <w:t>The approach described here addresses</w:t>
      </w:r>
      <w:r w:rsidRPr="506B7B47">
        <w:rPr>
          <w:rFonts w:ascii="Satoshi" w:hAnsi="Satoshi"/>
        </w:rPr>
        <w:t xml:space="preserve"> these challenges by </w:t>
      </w:r>
      <w:r w:rsidR="3D40D7B1" w:rsidRPr="506B7B47">
        <w:rPr>
          <w:rFonts w:ascii="Satoshi" w:hAnsi="Satoshi"/>
        </w:rPr>
        <w:t>combining</w:t>
      </w:r>
      <w:r w:rsidRPr="506B7B47">
        <w:rPr>
          <w:rFonts w:ascii="Satoshi" w:hAnsi="Satoshi"/>
        </w:rPr>
        <w:t xml:space="preserve"> AI-powered natural language interfaces with a human-centered </w:t>
      </w:r>
      <w:r w:rsidR="6D3C74B3" w:rsidRPr="506B7B47">
        <w:rPr>
          <w:rFonts w:ascii="Satoshi" w:hAnsi="Satoshi"/>
        </w:rPr>
        <w:t xml:space="preserve">design, </w:t>
      </w:r>
      <w:r w:rsidR="36275C3C" w:rsidRPr="506B7B47">
        <w:rPr>
          <w:rFonts w:ascii="Satoshi" w:hAnsi="Satoshi"/>
        </w:rPr>
        <w:t>aiming to provide</w:t>
      </w:r>
      <w:r w:rsidRPr="506B7B47">
        <w:rPr>
          <w:rFonts w:ascii="Satoshi" w:hAnsi="Satoshi"/>
        </w:rPr>
        <w:t xml:space="preserve"> both the precision of machine logic and the </w:t>
      </w:r>
      <w:r w:rsidR="0A1EA318" w:rsidRPr="506B7B47">
        <w:rPr>
          <w:rFonts w:ascii="Satoshi" w:hAnsi="Satoshi"/>
        </w:rPr>
        <w:t>accessibility</w:t>
      </w:r>
      <w:r w:rsidRPr="506B7B47">
        <w:rPr>
          <w:rFonts w:ascii="Satoshi" w:hAnsi="Satoshi"/>
        </w:rPr>
        <w:t xml:space="preserve"> of user-led design.</w:t>
      </w:r>
      <w:r w:rsidR="007C18E2">
        <w:br/>
      </w:r>
      <w:r w:rsidR="007C18E2">
        <w:br/>
      </w:r>
      <w:r w:rsidRPr="506B7B47">
        <w:rPr>
          <w:rFonts w:ascii="Satoshi" w:hAnsi="Satoshi"/>
        </w:rPr>
        <w:t xml:space="preserve">This solution is not merely </w:t>
      </w:r>
      <w:r w:rsidR="5C7453C5" w:rsidRPr="506B7B47">
        <w:rPr>
          <w:rFonts w:ascii="Satoshi" w:eastAsia="Satoshi" w:hAnsi="Satoshi" w:cs="Satoshi"/>
        </w:rPr>
        <w:t>a process automation step</w:t>
      </w:r>
      <w:r w:rsidR="285429D7" w:rsidRPr="506B7B47">
        <w:rPr>
          <w:rFonts w:ascii="Satoshi" w:eastAsia="Satoshi" w:hAnsi="Satoshi" w:cs="Satoshi"/>
        </w:rPr>
        <w:t xml:space="preserve">; it is presented as an enabler of collaboration and operational efficiency. </w:t>
      </w:r>
      <w:r w:rsidRPr="506B7B47">
        <w:rPr>
          <w:rFonts w:ascii="Satoshi" w:hAnsi="Satoshi"/>
        </w:rPr>
        <w:t xml:space="preserve">By empowering </w:t>
      </w:r>
      <w:r w:rsidR="1B4BFC5A" w:rsidRPr="506B7B47">
        <w:rPr>
          <w:rFonts w:ascii="Satoshi" w:eastAsia="Satoshi" w:hAnsi="Satoshi" w:cs="Satoshi"/>
        </w:rPr>
        <w:t>analysts, supporting</w:t>
      </w:r>
      <w:r w:rsidR="371E5265" w:rsidRPr="506B7B47">
        <w:rPr>
          <w:rFonts w:ascii="Satoshi" w:eastAsia="Satoshi" w:hAnsi="Satoshi" w:cs="Satoshi"/>
        </w:rPr>
        <w:t xml:space="preserve"> communication across teams,</w:t>
      </w:r>
      <w:r w:rsidRPr="506B7B47">
        <w:rPr>
          <w:rFonts w:ascii="Satoshi" w:hAnsi="Satoshi"/>
        </w:rPr>
        <w:t xml:space="preserve"> and </w:t>
      </w:r>
      <w:r w:rsidR="60C6995B" w:rsidRPr="506B7B47">
        <w:rPr>
          <w:rFonts w:ascii="Satoshi" w:eastAsia="Satoshi" w:hAnsi="Satoshi" w:cs="Satoshi"/>
        </w:rPr>
        <w:t>streamlining rule</w:t>
      </w:r>
      <w:r w:rsidR="4EFD1E5C" w:rsidRPr="506B7B47">
        <w:rPr>
          <w:rFonts w:ascii="Satoshi" w:eastAsia="Satoshi" w:hAnsi="Satoshi" w:cs="Satoshi"/>
        </w:rPr>
        <w:t xml:space="preserve"> lifecycle </w:t>
      </w:r>
      <w:r w:rsidR="70EF2FB8" w:rsidRPr="506B7B47">
        <w:rPr>
          <w:rFonts w:ascii="Satoshi" w:hAnsi="Satoshi"/>
        </w:rPr>
        <w:t>management,</w:t>
      </w:r>
      <w:r w:rsidRPr="506B7B47">
        <w:rPr>
          <w:rFonts w:ascii="Satoshi" w:hAnsi="Satoshi"/>
        </w:rPr>
        <w:t xml:space="preserve"> </w:t>
      </w:r>
      <w:r w:rsidR="7B69F132" w:rsidRPr="506B7B47">
        <w:rPr>
          <w:rFonts w:ascii="Satoshi" w:eastAsia="Satoshi" w:hAnsi="Satoshi" w:cs="Satoshi"/>
        </w:rPr>
        <w:t xml:space="preserve">the </w:t>
      </w:r>
      <w:r w:rsidR="6889D144" w:rsidRPr="506B7B47">
        <w:rPr>
          <w:rFonts w:ascii="Satoshi" w:eastAsia="Satoshi" w:hAnsi="Satoshi" w:cs="Satoshi"/>
        </w:rPr>
        <w:t xml:space="preserve">HiLabs </w:t>
      </w:r>
      <w:r w:rsidR="7B69F132" w:rsidRPr="506B7B47">
        <w:rPr>
          <w:rFonts w:ascii="Satoshi" w:eastAsia="Satoshi" w:hAnsi="Satoshi" w:cs="Satoshi"/>
        </w:rPr>
        <w:t xml:space="preserve">NL-to-Rule Engine helps reduce the time and coordination required to deploy rule changes. </w:t>
      </w:r>
      <w:r w:rsidR="007C18E2">
        <w:br/>
      </w:r>
      <w:r w:rsidR="007C18E2">
        <w:br/>
      </w:r>
      <w:r w:rsidRPr="506B7B47">
        <w:rPr>
          <w:rFonts w:ascii="Satoshi" w:hAnsi="Satoshi"/>
        </w:rPr>
        <w:t xml:space="preserve">With the ability to interpret plain English instructions, visualize logic, and perform </w:t>
      </w:r>
      <w:del w:id="267" w:author="Shaon Chatterjee" w:date="2025-12-05T13:13:00Z" w16du:dateUtc="2025-12-05T13:13:00Z">
        <w:r w:rsidR="007C18E2" w:rsidRPr="506B7B47" w:rsidDel="00E675EB">
          <w:rPr>
            <w:rFonts w:ascii="Satoshi" w:hAnsi="Satoshi"/>
          </w:rPr>
          <w:delText xml:space="preserve">real-time </w:delText>
        </w:r>
      </w:del>
      <w:r w:rsidRPr="506B7B47">
        <w:rPr>
          <w:rFonts w:ascii="Satoshi" w:hAnsi="Satoshi"/>
        </w:rPr>
        <w:t>conflict and accuracy checks, the</w:t>
      </w:r>
      <w:r w:rsidR="7EB041BC" w:rsidRPr="506B7B47">
        <w:rPr>
          <w:rFonts w:ascii="Satoshi" w:hAnsi="Satoshi"/>
        </w:rPr>
        <w:t xml:space="preserve"> e</w:t>
      </w:r>
      <w:r w:rsidRPr="506B7B47">
        <w:rPr>
          <w:rFonts w:ascii="Satoshi" w:hAnsi="Satoshi"/>
        </w:rPr>
        <w:t xml:space="preserve">ngine </w:t>
      </w:r>
      <w:r w:rsidR="562D8B46" w:rsidRPr="506B7B47">
        <w:rPr>
          <w:rFonts w:ascii="Satoshi" w:hAnsi="Satoshi"/>
        </w:rPr>
        <w:t>s</w:t>
      </w:r>
      <w:r w:rsidR="31443E0C" w:rsidRPr="506B7B47">
        <w:rPr>
          <w:rFonts w:ascii="Satoshi" w:eastAsia="Satoshi" w:hAnsi="Satoshi" w:cs="Satoshi"/>
        </w:rPr>
        <w:t>upports a more accessible model</w:t>
      </w:r>
      <w:r w:rsidRPr="506B7B47">
        <w:rPr>
          <w:rFonts w:ascii="Satoshi" w:hAnsi="Satoshi"/>
        </w:rPr>
        <w:t xml:space="preserve"> for healthcare rule management</w:t>
      </w:r>
      <w:r w:rsidR="30F22AD4" w:rsidRPr="506B7B47">
        <w:rPr>
          <w:rFonts w:ascii="Satoshi" w:hAnsi="Satoshi"/>
        </w:rPr>
        <w:t>, helping</w:t>
      </w:r>
      <w:r w:rsidRPr="506B7B47">
        <w:rPr>
          <w:rFonts w:ascii="Satoshi" w:hAnsi="Satoshi"/>
        </w:rPr>
        <w:t xml:space="preserve"> </w:t>
      </w:r>
      <w:r w:rsidR="20CC7F74" w:rsidRPr="506B7B47">
        <w:rPr>
          <w:rFonts w:ascii="Satoshi" w:hAnsi="Satoshi"/>
        </w:rPr>
        <w:t>o</w:t>
      </w:r>
      <w:r w:rsidRPr="506B7B47">
        <w:rPr>
          <w:rFonts w:ascii="Satoshi" w:hAnsi="Satoshi"/>
        </w:rPr>
        <w:t xml:space="preserve">rganizations </w:t>
      </w:r>
      <w:r w:rsidR="3210D7EE" w:rsidRPr="506B7B47">
        <w:rPr>
          <w:rFonts w:ascii="Satoshi" w:hAnsi="Satoshi"/>
        </w:rPr>
        <w:t>respond to</w:t>
      </w:r>
      <w:r w:rsidRPr="506B7B47">
        <w:rPr>
          <w:rFonts w:ascii="Satoshi" w:hAnsi="Satoshi"/>
        </w:rPr>
        <w:t xml:space="preserve"> shifting regulatory and business demands </w:t>
      </w:r>
      <w:r w:rsidR="3BB45232" w:rsidRPr="506B7B47">
        <w:rPr>
          <w:rFonts w:ascii="Satoshi" w:hAnsi="Satoshi"/>
        </w:rPr>
        <w:t>while maintaining</w:t>
      </w:r>
      <w:r w:rsidRPr="506B7B47">
        <w:rPr>
          <w:rFonts w:ascii="Satoshi" w:hAnsi="Satoshi"/>
        </w:rPr>
        <w:t xml:space="preserve"> accuracy, governance, or control.</w:t>
      </w:r>
      <w:r w:rsidR="007C18E2">
        <w:br/>
      </w:r>
      <w:r w:rsidR="007C18E2">
        <w:br/>
      </w:r>
      <w:r w:rsidRPr="506B7B47">
        <w:rPr>
          <w:rFonts w:ascii="Satoshi" w:hAnsi="Satoshi"/>
        </w:rPr>
        <w:t xml:space="preserve">As healthcare </w:t>
      </w:r>
      <w:r w:rsidR="3F9E6251">
        <w:t>moves further</w:t>
      </w:r>
      <w:r w:rsidRPr="506B7B47">
        <w:rPr>
          <w:rFonts w:ascii="Satoshi" w:hAnsi="Satoshi"/>
        </w:rPr>
        <w:t xml:space="preserve"> toward data-driven, digital-first decision-making, </w:t>
      </w:r>
      <w:r w:rsidR="169D79C9" w:rsidRPr="506B7B47">
        <w:rPr>
          <w:rFonts w:ascii="Satoshi" w:eastAsia="Satoshi" w:hAnsi="Satoshi" w:cs="Satoshi"/>
        </w:rPr>
        <w:t>the underlying rule-creation layer becomes increasingly important.</w:t>
      </w:r>
      <w:r w:rsidR="23B770EF" w:rsidRPr="506B7B47">
        <w:rPr>
          <w:rFonts w:ascii="Satoshi" w:eastAsia="Satoshi" w:hAnsi="Satoshi" w:cs="Satoshi"/>
        </w:rPr>
        <w:t xml:space="preserve"> </w:t>
      </w:r>
      <w:r w:rsidR="12466D86" w:rsidRPr="506B7B47">
        <w:rPr>
          <w:rFonts w:ascii="Satoshi" w:eastAsia="Satoshi" w:hAnsi="Satoshi" w:cs="Satoshi"/>
        </w:rPr>
        <w:t xml:space="preserve">The </w:t>
      </w:r>
      <w:r w:rsidR="001A7E0A" w:rsidRPr="506B7B47">
        <w:rPr>
          <w:rFonts w:ascii="Satoshi" w:eastAsia="Satoshi" w:hAnsi="Satoshi" w:cs="Satoshi"/>
        </w:rPr>
        <w:t xml:space="preserve">HiLabs </w:t>
      </w:r>
      <w:r w:rsidR="12466D86" w:rsidRPr="506B7B47">
        <w:rPr>
          <w:rFonts w:ascii="Satoshi" w:eastAsia="Satoshi" w:hAnsi="Satoshi" w:cs="Satoshi"/>
        </w:rPr>
        <w:t>NL-to-Rule Engine demonstrates one way to make this layer faster, more transparent, and more scalable.</w:t>
      </w:r>
    </w:p>
    <w:sectPr w:rsidR="007C18E2" w:rsidRPr="00076CB1" w:rsidSect="007B0F36">
      <w:pgSz w:w="11906" w:h="16838"/>
      <w:pgMar w:top="720" w:right="720" w:bottom="720" w:left="72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om Christensen" w:date="2025-12-05T11:00:00Z" w:initials="TC">
    <w:p w14:paraId="45512557" w14:textId="0C4132AE" w:rsidR="0001222D" w:rsidRDefault="0001222D">
      <w:pPr>
        <w:pStyle w:val="CommentText"/>
      </w:pPr>
      <w:r>
        <w:rPr>
          <w:rStyle w:val="CommentReference"/>
        </w:rPr>
        <w:annotationRef/>
      </w:r>
      <w:r>
        <w:fldChar w:fldCharType="begin"/>
      </w:r>
      <w:r>
        <w:instrText xml:space="preserve"> HYPERLINK "mailto:shaon.chatterjee@hilabs.com"</w:instrText>
      </w:r>
      <w:bookmarkStart w:id="5" w:name="_@_8C6DD6FBDCF54025853695370491DF73Z"/>
      <w:r>
        <w:fldChar w:fldCharType="separate"/>
      </w:r>
      <w:bookmarkEnd w:id="5"/>
      <w:r w:rsidRPr="074844BA">
        <w:rPr>
          <w:noProof/>
        </w:rPr>
        <w:t>@Shaon Chatterjee</w:t>
      </w:r>
      <w:r>
        <w:fldChar w:fldCharType="end"/>
      </w:r>
      <w:r w:rsidRPr="65B4D0E4">
        <w:t xml:space="preserve"> Where possible, please use HiLabs as a proper adjective</w:t>
      </w:r>
    </w:p>
  </w:comment>
  <w:comment w:id="6" w:author="Tom Christensen" w:date="2025-12-05T03:04:00Z" w:initials="TC">
    <w:p w14:paraId="2A53AD3B" w14:textId="15DCE5EB" w:rsidR="00000000" w:rsidRDefault="00000000">
      <w:pPr>
        <w:pStyle w:val="CommentText"/>
      </w:pPr>
      <w:r>
        <w:rPr>
          <w:rStyle w:val="CommentReference"/>
        </w:rPr>
        <w:annotationRef/>
      </w:r>
      <w:r>
        <w:fldChar w:fldCharType="begin"/>
      </w:r>
      <w:r>
        <w:instrText xml:space="preserve"> HYPERLINK "mailto:shaon.chatterjee@hilabs.com"</w:instrText>
      </w:r>
      <w:bookmarkStart w:id="8" w:name="_@_6F105A173EF54C33BEC6DB0EFE50CABEZ"/>
      <w:r>
        <w:fldChar w:fldCharType="separate"/>
      </w:r>
      <w:bookmarkEnd w:id="8"/>
      <w:r w:rsidRPr="5FB9D48D">
        <w:rPr>
          <w:noProof/>
        </w:rPr>
        <w:t>@Shaon Chatterjee</w:t>
      </w:r>
      <w:r>
        <w:fldChar w:fldCharType="end"/>
      </w:r>
      <w:r w:rsidRPr="52934636">
        <w:t xml:space="preserve"> If the "U" in "BRU" stands for "unit," is "team redundant?</w:t>
      </w:r>
    </w:p>
  </w:comment>
  <w:comment w:id="7" w:author="Shaon Chatterjee" w:date="2025-12-08T09:39:00Z" w:initials="SC">
    <w:p w14:paraId="532C2943" w14:textId="19071E48" w:rsidR="00000000" w:rsidRDefault="00000000">
      <w:pPr>
        <w:pStyle w:val="CommentText"/>
      </w:pPr>
      <w:r>
        <w:rPr>
          <w:rStyle w:val="CommentReference"/>
        </w:rPr>
        <w:annotationRef/>
      </w:r>
      <w:r w:rsidRPr="10FF0AA3">
        <w:t>Yes, agreed</w:t>
      </w:r>
    </w:p>
  </w:comment>
  <w:comment w:id="50" w:author="Shaon Chatterjee" w:date="2025-12-05T15:08:00Z" w:initials="SC">
    <w:p w14:paraId="76195453" w14:textId="37BF8BB0" w:rsidR="00995F87" w:rsidRDefault="00995F87">
      <w:pPr>
        <w:pStyle w:val="CommentText"/>
      </w:pPr>
      <w:r>
        <w:rPr>
          <w:rStyle w:val="CommentReference"/>
        </w:rPr>
        <w:annotationRef/>
      </w:r>
      <w:r w:rsidRPr="79A311D3">
        <w:t>This is retained as a descriptive contrast, hence wording kept neutral.</w:t>
      </w:r>
    </w:p>
  </w:comment>
  <w:comment w:id="209" w:author="Tom Christensen" w:date="2025-12-05T11:04:00Z" w:initials="TC">
    <w:p w14:paraId="5403F5EB" w14:textId="321962F2" w:rsidR="0001222D" w:rsidRDefault="0001222D">
      <w:pPr>
        <w:pStyle w:val="CommentText"/>
      </w:pPr>
      <w:r>
        <w:rPr>
          <w:rStyle w:val="CommentReference"/>
        </w:rPr>
        <w:annotationRef/>
      </w:r>
      <w:r>
        <w:fldChar w:fldCharType="begin"/>
      </w:r>
      <w:r>
        <w:instrText xml:space="preserve"> HYPERLINK "mailto:shaon.chatterjee@hilabs.com"</w:instrText>
      </w:r>
      <w:bookmarkStart w:id="213" w:name="_@_FA0970EB24D04487A9BA46F880B96913Z"/>
      <w:r>
        <w:fldChar w:fldCharType="separate"/>
      </w:r>
      <w:bookmarkEnd w:id="213"/>
      <w:r w:rsidRPr="62A6B1F5">
        <w:rPr>
          <w:noProof/>
        </w:rPr>
        <w:t>@Shaon Chatterjee</w:t>
      </w:r>
      <w:r>
        <w:fldChar w:fldCharType="end"/>
      </w:r>
      <w:r w:rsidRPr="39C8DD43">
        <w:t xml:space="preserve"> If the "U" in "BRU" stands for "unit," is "team redundant?</w:t>
      </w:r>
    </w:p>
  </w:comment>
  <w:comment w:id="210" w:author="Shaon Chatterjee" w:date="2025-12-08T17:39:00Z" w:initials="SC">
    <w:p w14:paraId="61AF4C3C" w14:textId="60336E95" w:rsidR="00C85043" w:rsidRDefault="00C85043">
      <w:pPr>
        <w:pStyle w:val="CommentText"/>
      </w:pPr>
      <w:r>
        <w:rPr>
          <w:rStyle w:val="CommentReference"/>
        </w:rPr>
        <w:annotationRef/>
      </w:r>
      <w:r w:rsidRPr="0FBA1FDB">
        <w:t>Yes, agreed</w:t>
      </w:r>
    </w:p>
  </w:comment>
  <w:comment w:id="240" w:author="Shaon Chatterjee" w:date="2025-12-05T15:41:00Z" w:initials="SC">
    <w:p w14:paraId="4FB15231" w14:textId="49052FDF" w:rsidR="00E816D4" w:rsidRDefault="00E816D4">
      <w:pPr>
        <w:pStyle w:val="CommentText"/>
      </w:pPr>
      <w:r>
        <w:rPr>
          <w:rStyle w:val="CommentReference"/>
        </w:rPr>
        <w:annotationRef/>
      </w:r>
      <w:r w:rsidRPr="7E7868DC">
        <w:t>Adding this section to synthesize the existing narrative</w:t>
      </w:r>
    </w:p>
  </w:comment>
  <w:comment w:id="256" w:author="Tom Christensen" w:date="2025-12-05T11:18:00Z" w:initials="TC">
    <w:p w14:paraId="3476F533" w14:textId="54CAFF21" w:rsidR="00E24780" w:rsidRDefault="00E24780">
      <w:pPr>
        <w:pStyle w:val="CommentText"/>
      </w:pPr>
      <w:r>
        <w:rPr>
          <w:rStyle w:val="CommentReference"/>
        </w:rPr>
        <w:annotationRef/>
      </w:r>
      <w:r>
        <w:fldChar w:fldCharType="begin"/>
      </w:r>
      <w:r>
        <w:instrText xml:space="preserve"> HYPERLINK "mailto:shaon.chatterjee@hilabs.com"</w:instrText>
      </w:r>
      <w:bookmarkStart w:id="258" w:name="_@_B98BCF1F8BFC4A8EB97D602C130E87B0Z"/>
      <w:r>
        <w:fldChar w:fldCharType="separate"/>
      </w:r>
      <w:bookmarkEnd w:id="258"/>
      <w:r w:rsidRPr="0B86DD03">
        <w:rPr>
          <w:noProof/>
        </w:rPr>
        <w:t>@Shaon Chatterjee</w:t>
      </w:r>
      <w:r>
        <w:fldChar w:fldCharType="end"/>
      </w:r>
      <w:r w:rsidRPr="5C033E8B">
        <w:t xml:space="preserve"> add specificity</w:t>
      </w:r>
    </w:p>
  </w:comment>
  <w:comment w:id="257" w:author="Shaon Chatterjee" w:date="2025-12-08T17:48:00Z" w:initials="SC">
    <w:p w14:paraId="5795579A" w14:textId="4962C326" w:rsidR="00C85043" w:rsidRDefault="00C85043">
      <w:pPr>
        <w:pStyle w:val="CommentText"/>
      </w:pPr>
      <w:r>
        <w:rPr>
          <w:rStyle w:val="CommentReference"/>
        </w:rPr>
        <w:annotationRef/>
      </w:r>
      <w:r w:rsidRPr="2D91B6DB">
        <w:t>This is the background to the case study, hence generic, is that alright?</w:t>
      </w:r>
    </w:p>
  </w:comment>
  <w:comment w:id="259" w:author="Shaon Chatterjee" w:date="2025-12-05T18:00:00Z" w:initials="SC">
    <w:p w14:paraId="3E7BAF07" w14:textId="7036ECB7" w:rsidR="00706864" w:rsidRDefault="00706864">
      <w:pPr>
        <w:pStyle w:val="CommentText"/>
      </w:pPr>
      <w:r>
        <w:rPr>
          <w:rStyle w:val="CommentReference"/>
        </w:rPr>
        <w:annotationRef/>
      </w:r>
      <w:r w:rsidRPr="1540BA1C">
        <w:t>These should have the names, right?</w:t>
      </w:r>
    </w:p>
  </w:comment>
  <w:comment w:id="260" w:author="Tom Christensen" w:date="2025-12-05T11:40:00Z" w:initials="TC">
    <w:p w14:paraId="09547D6C" w14:textId="24EC6129" w:rsidR="00E24780" w:rsidRDefault="00E24780">
      <w:pPr>
        <w:pStyle w:val="CommentText"/>
      </w:pPr>
      <w:r>
        <w:rPr>
          <w:rStyle w:val="CommentReference"/>
        </w:rPr>
        <w:annotationRef/>
      </w:r>
      <w:r>
        <w:fldChar w:fldCharType="begin"/>
      </w:r>
      <w:r>
        <w:instrText xml:space="preserve"> HYPERLINK "mailto:ruttvik.aron@hilabs.com"</w:instrText>
      </w:r>
      <w:bookmarkStart w:id="261" w:name="_@_58143B1A5B454E24AF950FAEB1A2F974Z"/>
      <w:r>
        <w:fldChar w:fldCharType="separate"/>
      </w:r>
      <w:bookmarkEnd w:id="261"/>
      <w:r w:rsidRPr="1D01E2D3">
        <w:rPr>
          <w:noProof/>
        </w:rPr>
        <w:t>@Ruttvik Aron</w:t>
      </w:r>
      <w:r>
        <w:fldChar w:fldCharType="end"/>
      </w:r>
      <w:r w:rsidRPr="666A4EBE">
        <w:t xml:space="preserve"> </w:t>
      </w:r>
      <w:r>
        <w:fldChar w:fldCharType="begin"/>
      </w:r>
      <w:r>
        <w:instrText xml:space="preserve"> HYPERLINK "mailto:harsh.vardhan@hilabs.com"</w:instrText>
      </w:r>
      <w:bookmarkStart w:id="262" w:name="_@_7DC2C7AEF0344EC3A29C67C8873321DEZ"/>
      <w:r>
        <w:fldChar w:fldCharType="separate"/>
      </w:r>
      <w:bookmarkEnd w:id="262"/>
      <w:r w:rsidRPr="509A2090">
        <w:rPr>
          <w:noProof/>
        </w:rPr>
        <w:t>@Harsh Vardhan</w:t>
      </w:r>
      <w:r>
        <w:fldChar w:fldCharType="end"/>
      </w:r>
      <w:r w:rsidRPr="3B3880E8">
        <w:t xml:space="preserve"> </w:t>
      </w:r>
    </w:p>
  </w:comment>
  <w:comment w:id="263" w:author="Tom Christensen" w:date="2025-12-05T11:23:00Z" w:initials="TC">
    <w:p w14:paraId="0FDEA6D6" w14:textId="7C6CF438" w:rsidR="00E24780" w:rsidRDefault="00E24780">
      <w:pPr>
        <w:pStyle w:val="CommentText"/>
      </w:pPr>
      <w:r>
        <w:rPr>
          <w:rStyle w:val="CommentReference"/>
        </w:rPr>
        <w:annotationRef/>
      </w:r>
      <w:r w:rsidRPr="75021FFA">
        <w:t>flag</w:t>
      </w:r>
    </w:p>
  </w:comment>
  <w:comment w:id="264" w:author="Shaon Chatterjee" w:date="2025-12-08T18:59:00Z" w:initials="SC">
    <w:p w14:paraId="4A3F6967" w14:textId="42FA48FF" w:rsidR="00800FE0" w:rsidRDefault="00800FE0">
      <w:pPr>
        <w:pStyle w:val="CommentText"/>
      </w:pPr>
      <w:r>
        <w:rPr>
          <w:rStyle w:val="CommentReference"/>
        </w:rPr>
        <w:annotationRef/>
      </w:r>
      <w:r w:rsidRPr="719F8591">
        <w:t>better now?</w:t>
      </w:r>
    </w:p>
  </w:comment>
  <w:comment w:id="265" w:author="Tom Christensen" w:date="2025-12-08T11:27:00Z" w:initials="TC">
    <w:p w14:paraId="29EE93DD" w14:textId="75585F71" w:rsidR="00800FE0" w:rsidRDefault="00800FE0">
      <w:pPr>
        <w:pStyle w:val="CommentText"/>
      </w:pPr>
      <w:r>
        <w:rPr>
          <w:rStyle w:val="CommentReference"/>
        </w:rPr>
        <w:annotationRef/>
      </w:r>
      <w:r w:rsidRPr="1A86ECFC">
        <w:t>better</w:t>
      </w:r>
    </w:p>
  </w:comment>
  <w:comment w:id="266" w:author="Shaon Chatterjee" w:date="2025-12-05T18:37:00Z" w:initials="SC">
    <w:p w14:paraId="26933580" w14:textId="5C9661C8" w:rsidR="00C82F55" w:rsidRDefault="00C82F55">
      <w:pPr>
        <w:pStyle w:val="CommentText"/>
      </w:pPr>
      <w:r>
        <w:rPr>
          <w:rStyle w:val="CommentReference"/>
        </w:rPr>
        <w:annotationRef/>
      </w:r>
      <w:r w:rsidRPr="282151A4">
        <w:t>Adding this section to align with the guidance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512557" w15:done="1"/>
  <w15:commentEx w15:paraId="2A53AD3B" w15:done="1"/>
  <w15:commentEx w15:paraId="532C2943" w15:paraIdParent="2A53AD3B" w15:done="1"/>
  <w15:commentEx w15:paraId="76195453" w15:done="0"/>
  <w15:commentEx w15:paraId="5403F5EB" w15:done="1"/>
  <w15:commentEx w15:paraId="61AF4C3C" w15:paraIdParent="5403F5EB" w15:done="1"/>
  <w15:commentEx w15:paraId="4FB15231" w15:done="0"/>
  <w15:commentEx w15:paraId="3476F533" w15:done="0"/>
  <w15:commentEx w15:paraId="5795579A" w15:paraIdParent="3476F533" w15:done="0"/>
  <w15:commentEx w15:paraId="3E7BAF07" w15:done="0"/>
  <w15:commentEx w15:paraId="09547D6C" w15:paraIdParent="3E7BAF07" w15:done="0"/>
  <w15:commentEx w15:paraId="0FDEA6D6" w15:done="0"/>
  <w15:commentEx w15:paraId="4A3F6967" w15:paraIdParent="0FDEA6D6" w15:done="0"/>
  <w15:commentEx w15:paraId="29EE93DD" w15:paraIdParent="0FDEA6D6" w15:done="0"/>
  <w15:commentEx w15:paraId="269335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E0ACD2" w16cex:dateUtc="2025-12-05T16:00:00Z">
    <w16cex:extLst>
      <w16:ext w16:uri="{CE6994B0-6A32-4C9F-8C6B-6E91EDA988CE}">
        <cr:reactions xmlns:cr="http://schemas.microsoft.com/office/comments/2020/reactions">
          <cr:reaction reactionType="1">
            <cr:reactionInfo dateUtc="2025-12-08T12:08:30Z">
              <cr:user userId="S::shaon.chatterjee@hilabs.com::aa6c6ca2-abb8-4963-92f8-d8cab727ddcd" userProvider="AD" userName="Shaon Chatterjee"/>
            </cr:reactionInfo>
          </cr:reaction>
        </cr:reactions>
      </w16:ext>
    </w16cex:extLst>
  </w16cex:commentExtensible>
  <w16cex:commentExtensible w16cex:durableId="565928AB" w16cex:dateUtc="2025-12-05T16:04:00Z"/>
  <w16cex:commentExtensible w16cex:durableId="21D9D78E" w16cex:dateUtc="2025-12-08T12:09:00Z"/>
  <w16cex:commentExtensible w16cex:durableId="666F1620" w16cex:dateUtc="2025-12-05T09:38:00Z">
    <w16cex:extLst>
      <w16:ext w16:uri="{CE6994B0-6A32-4C9F-8C6B-6E91EDA988CE}">
        <cr:reactions xmlns:cr="http://schemas.microsoft.com/office/comments/2020/reactions">
          <cr:reaction reactionType="1">
            <cr:reactionInfo dateUtc="2025-12-10T10:36:26Z">
              <cr:user userId="S::shaon.chatterjee@hilabs.com::aa6c6ca2-abb8-4963-92f8-d8cab727ddcd" userProvider="AD" userName="Shaon Chatterjee"/>
            </cr:reactionInfo>
          </cr:reaction>
        </cr:reactions>
      </w16:ext>
    </w16cex:extLst>
  </w16cex:commentExtensible>
  <w16cex:commentExtensible w16cex:durableId="4291CDE8" w16cex:dateUtc="2025-12-05T16:04:00Z"/>
  <w16cex:commentExtensible w16cex:durableId="039C0923" w16cex:dateUtc="2025-12-08T12:09:00Z"/>
  <w16cex:commentExtensible w16cex:durableId="5FCFF938" w16cex:dateUtc="2025-12-05T10:11:00Z"/>
  <w16cex:commentExtensible w16cex:durableId="460D422A" w16cex:dateUtc="2025-12-05T16:18:00Z">
    <w16cex:extLst>
      <w16:ext w16:uri="{CE6994B0-6A32-4C9F-8C6B-6E91EDA988CE}">
        <cr:reactions xmlns:cr="http://schemas.microsoft.com/office/comments/2020/reactions">
          <cr:reaction reactionType="1">
            <cr:reactionInfo dateUtc="2025-12-08T12:18:07Z">
              <cr:user userId="S::shaon.chatterjee@hilabs.com::aa6c6ca2-abb8-4963-92f8-d8cab727ddcd" userProvider="AD" userName="Shaon Chatterjee"/>
            </cr:reactionInfo>
          </cr:reaction>
        </cr:reactions>
      </w16:ext>
    </w16cex:extLst>
  </w16cex:commentExtensible>
  <w16cex:commentExtensible w16cex:durableId="5BEFB692" w16cex:dateUtc="2025-12-08T12:18:00Z"/>
  <w16cex:commentExtensible w16cex:durableId="26FF4832" w16cex:dateUtc="2025-12-05T12:30:00Z"/>
  <w16cex:commentExtensible w16cex:durableId="0FCA779B" w16cex:dateUtc="2025-12-05T16:40:00Z"/>
  <w16cex:commentExtensible w16cex:durableId="079B2950" w16cex:dateUtc="2025-12-05T16:23:00Z"/>
  <w16cex:commentExtensible w16cex:durableId="734BC61E" w16cex:dateUtc="2025-12-08T13:29:00Z"/>
  <w16cex:commentExtensible w16cex:durableId="4EF35BA7" w16cex:dateUtc="2025-12-08T16:27:00Z">
    <w16cex:extLst>
      <w16:ext w16:uri="{CE6994B0-6A32-4C9F-8C6B-6E91EDA988CE}">
        <cr:reactions xmlns:cr="http://schemas.microsoft.com/office/comments/2020/reactions">
          <cr:reaction reactionType="1">
            <cr:reactionInfo dateUtc="2025-12-09T07:22:44Z">
              <cr:user userId="S::shaon.chatterjee@hilabs.com::aa6c6ca2-abb8-4963-92f8-d8cab727ddcd" userProvider="AD" userName="Shaon Chatterjee"/>
            </cr:reactionInfo>
          </cr:reaction>
        </cr:reactions>
      </w16:ext>
    </w16cex:extLst>
  </w16cex:commentExtensible>
  <w16cex:commentExtensible w16cex:durableId="5CA8FFE0" w16cex:dateUtc="2025-12-05T1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512557" w16cid:durableId="71E0ACD2"/>
  <w16cid:commentId w16cid:paraId="2A53AD3B" w16cid:durableId="565928AB"/>
  <w16cid:commentId w16cid:paraId="532C2943" w16cid:durableId="21D9D78E"/>
  <w16cid:commentId w16cid:paraId="76195453" w16cid:durableId="666F1620"/>
  <w16cid:commentId w16cid:paraId="5403F5EB" w16cid:durableId="4291CDE8"/>
  <w16cid:commentId w16cid:paraId="61AF4C3C" w16cid:durableId="039C0923"/>
  <w16cid:commentId w16cid:paraId="4FB15231" w16cid:durableId="5FCFF938"/>
  <w16cid:commentId w16cid:paraId="3476F533" w16cid:durableId="460D422A"/>
  <w16cid:commentId w16cid:paraId="5795579A" w16cid:durableId="5BEFB692"/>
  <w16cid:commentId w16cid:paraId="3E7BAF07" w16cid:durableId="26FF4832"/>
  <w16cid:commentId w16cid:paraId="09547D6C" w16cid:durableId="0FCA779B"/>
  <w16cid:commentId w16cid:paraId="0FDEA6D6" w16cid:durableId="079B2950"/>
  <w16cid:commentId w16cid:paraId="4A3F6967" w16cid:durableId="734BC61E"/>
  <w16cid:commentId w16cid:paraId="29EE93DD" w16cid:durableId="4EF35BA7"/>
  <w16cid:commentId w16cid:paraId="26933580" w16cid:durableId="5CA8FFE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Satoshi">
    <w:altName w:val="Calibri"/>
    <w:panose1 w:val="00000000000000000000"/>
    <w:charset w:val="4D"/>
    <w:family w:val="auto"/>
    <w:notTrueType/>
    <w:pitch w:val="variable"/>
    <w:sig w:usb0="80000047" w:usb1="00000001" w:usb2="00000000" w:usb3="00000000" w:csb0="00000093" w:csb1="00000000"/>
  </w:font>
  <w:font w:name="Helvetica">
    <w:panose1 w:val="00000000000000000000"/>
    <w:charset w:val="00"/>
    <w:family w:val="auto"/>
    <w:pitch w:val="variable"/>
    <w:sig w:usb0="E00002FF" w:usb1="5000785B" w:usb2="00000000" w:usb3="00000000" w:csb0="0000019F" w:csb1="00000000"/>
  </w:font>
  <w:font w:name="ui-sans-serif">
    <w:altName w:val="Cambria"/>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pR7lXbWG10W1ey" int2:id="ahEWlEYe">
      <int2:state int2:value="Rejected" int2:type="spell"/>
    </int2:textHash>
    <int2:textHash int2:hashCode="Ef53+qmgAlV5pi" int2:id="X0idLhr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D71DC"/>
    <w:multiLevelType w:val="multilevel"/>
    <w:tmpl w:val="85EE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47BC1"/>
    <w:multiLevelType w:val="hybridMultilevel"/>
    <w:tmpl w:val="FFFFFFFF"/>
    <w:lvl w:ilvl="0" w:tplc="9F840FB2">
      <w:start w:val="1"/>
      <w:numFmt w:val="bullet"/>
      <w:lvlText w:val=""/>
      <w:lvlJc w:val="left"/>
      <w:pPr>
        <w:ind w:left="720" w:hanging="360"/>
      </w:pPr>
      <w:rPr>
        <w:rFonts w:ascii="Symbol" w:hAnsi="Symbol" w:hint="default"/>
      </w:rPr>
    </w:lvl>
    <w:lvl w:ilvl="1" w:tplc="A4DC3BFA">
      <w:start w:val="1"/>
      <w:numFmt w:val="bullet"/>
      <w:lvlText w:val="o"/>
      <w:lvlJc w:val="left"/>
      <w:pPr>
        <w:ind w:left="1440" w:hanging="360"/>
      </w:pPr>
      <w:rPr>
        <w:rFonts w:ascii="Courier New" w:hAnsi="Courier New" w:hint="default"/>
      </w:rPr>
    </w:lvl>
    <w:lvl w:ilvl="2" w:tplc="4D3C80A4">
      <w:start w:val="1"/>
      <w:numFmt w:val="bullet"/>
      <w:lvlText w:val=""/>
      <w:lvlJc w:val="left"/>
      <w:pPr>
        <w:ind w:left="2160" w:hanging="360"/>
      </w:pPr>
      <w:rPr>
        <w:rFonts w:ascii="Wingdings" w:hAnsi="Wingdings" w:hint="default"/>
      </w:rPr>
    </w:lvl>
    <w:lvl w:ilvl="3" w:tplc="82F22788">
      <w:start w:val="1"/>
      <w:numFmt w:val="bullet"/>
      <w:lvlText w:val=""/>
      <w:lvlJc w:val="left"/>
      <w:pPr>
        <w:ind w:left="2880" w:hanging="360"/>
      </w:pPr>
      <w:rPr>
        <w:rFonts w:ascii="Symbol" w:hAnsi="Symbol" w:hint="default"/>
      </w:rPr>
    </w:lvl>
    <w:lvl w:ilvl="4" w:tplc="F9A02632">
      <w:start w:val="1"/>
      <w:numFmt w:val="bullet"/>
      <w:lvlText w:val="o"/>
      <w:lvlJc w:val="left"/>
      <w:pPr>
        <w:ind w:left="3600" w:hanging="360"/>
      </w:pPr>
      <w:rPr>
        <w:rFonts w:ascii="Courier New" w:hAnsi="Courier New" w:hint="default"/>
      </w:rPr>
    </w:lvl>
    <w:lvl w:ilvl="5" w:tplc="C0C25D1C">
      <w:start w:val="1"/>
      <w:numFmt w:val="bullet"/>
      <w:lvlText w:val=""/>
      <w:lvlJc w:val="left"/>
      <w:pPr>
        <w:ind w:left="4320" w:hanging="360"/>
      </w:pPr>
      <w:rPr>
        <w:rFonts w:ascii="Wingdings" w:hAnsi="Wingdings" w:hint="default"/>
      </w:rPr>
    </w:lvl>
    <w:lvl w:ilvl="6" w:tplc="7C0C4ACA">
      <w:start w:val="1"/>
      <w:numFmt w:val="bullet"/>
      <w:lvlText w:val=""/>
      <w:lvlJc w:val="left"/>
      <w:pPr>
        <w:ind w:left="5040" w:hanging="360"/>
      </w:pPr>
      <w:rPr>
        <w:rFonts w:ascii="Symbol" w:hAnsi="Symbol" w:hint="default"/>
      </w:rPr>
    </w:lvl>
    <w:lvl w:ilvl="7" w:tplc="AA8A2268">
      <w:start w:val="1"/>
      <w:numFmt w:val="bullet"/>
      <w:lvlText w:val="o"/>
      <w:lvlJc w:val="left"/>
      <w:pPr>
        <w:ind w:left="5760" w:hanging="360"/>
      </w:pPr>
      <w:rPr>
        <w:rFonts w:ascii="Courier New" w:hAnsi="Courier New" w:hint="default"/>
      </w:rPr>
    </w:lvl>
    <w:lvl w:ilvl="8" w:tplc="3F063530">
      <w:start w:val="1"/>
      <w:numFmt w:val="bullet"/>
      <w:lvlText w:val=""/>
      <w:lvlJc w:val="left"/>
      <w:pPr>
        <w:ind w:left="6480" w:hanging="360"/>
      </w:pPr>
      <w:rPr>
        <w:rFonts w:ascii="Wingdings" w:hAnsi="Wingdings" w:hint="default"/>
      </w:rPr>
    </w:lvl>
  </w:abstractNum>
  <w:abstractNum w:abstractNumId="2" w15:restartNumberingAfterBreak="0">
    <w:nsid w:val="23D54D98"/>
    <w:multiLevelType w:val="multilevel"/>
    <w:tmpl w:val="29BA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2DBE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28003D59"/>
    <w:multiLevelType w:val="multilevel"/>
    <w:tmpl w:val="7CC2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D10F1"/>
    <w:multiLevelType w:val="multilevel"/>
    <w:tmpl w:val="BB44D2B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3749E6D3"/>
    <w:multiLevelType w:val="multilevel"/>
    <w:tmpl w:val="845C1D2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3E6A31D9"/>
    <w:multiLevelType w:val="hybridMultilevel"/>
    <w:tmpl w:val="FFFFFFFF"/>
    <w:lvl w:ilvl="0" w:tplc="69CAE89E">
      <w:start w:val="1"/>
      <w:numFmt w:val="bullet"/>
      <w:lvlText w:val=""/>
      <w:lvlJc w:val="left"/>
      <w:pPr>
        <w:ind w:left="720" w:hanging="360"/>
      </w:pPr>
      <w:rPr>
        <w:rFonts w:ascii="Symbol" w:hAnsi="Symbol" w:hint="default"/>
      </w:rPr>
    </w:lvl>
    <w:lvl w:ilvl="1" w:tplc="84425150">
      <w:start w:val="1"/>
      <w:numFmt w:val="bullet"/>
      <w:lvlText w:val="o"/>
      <w:lvlJc w:val="left"/>
      <w:pPr>
        <w:ind w:left="1440" w:hanging="360"/>
      </w:pPr>
      <w:rPr>
        <w:rFonts w:ascii="Courier New" w:hAnsi="Courier New" w:hint="default"/>
      </w:rPr>
    </w:lvl>
    <w:lvl w:ilvl="2" w:tplc="CBB80BB0">
      <w:start w:val="1"/>
      <w:numFmt w:val="bullet"/>
      <w:lvlText w:val=""/>
      <w:lvlJc w:val="left"/>
      <w:pPr>
        <w:ind w:left="2160" w:hanging="360"/>
      </w:pPr>
      <w:rPr>
        <w:rFonts w:ascii="Wingdings" w:hAnsi="Wingdings" w:hint="default"/>
      </w:rPr>
    </w:lvl>
    <w:lvl w:ilvl="3" w:tplc="D6449300">
      <w:start w:val="1"/>
      <w:numFmt w:val="bullet"/>
      <w:lvlText w:val=""/>
      <w:lvlJc w:val="left"/>
      <w:pPr>
        <w:ind w:left="2880" w:hanging="360"/>
      </w:pPr>
      <w:rPr>
        <w:rFonts w:ascii="Symbol" w:hAnsi="Symbol" w:hint="default"/>
      </w:rPr>
    </w:lvl>
    <w:lvl w:ilvl="4" w:tplc="F728832E">
      <w:start w:val="1"/>
      <w:numFmt w:val="bullet"/>
      <w:lvlText w:val="o"/>
      <w:lvlJc w:val="left"/>
      <w:pPr>
        <w:ind w:left="3600" w:hanging="360"/>
      </w:pPr>
      <w:rPr>
        <w:rFonts w:ascii="Courier New" w:hAnsi="Courier New" w:hint="default"/>
      </w:rPr>
    </w:lvl>
    <w:lvl w:ilvl="5" w:tplc="EB026C3C">
      <w:start w:val="1"/>
      <w:numFmt w:val="bullet"/>
      <w:lvlText w:val=""/>
      <w:lvlJc w:val="left"/>
      <w:pPr>
        <w:ind w:left="4320" w:hanging="360"/>
      </w:pPr>
      <w:rPr>
        <w:rFonts w:ascii="Wingdings" w:hAnsi="Wingdings" w:hint="default"/>
      </w:rPr>
    </w:lvl>
    <w:lvl w:ilvl="6" w:tplc="BBA8B5F2">
      <w:start w:val="1"/>
      <w:numFmt w:val="bullet"/>
      <w:lvlText w:val=""/>
      <w:lvlJc w:val="left"/>
      <w:pPr>
        <w:ind w:left="5040" w:hanging="360"/>
      </w:pPr>
      <w:rPr>
        <w:rFonts w:ascii="Symbol" w:hAnsi="Symbol" w:hint="default"/>
      </w:rPr>
    </w:lvl>
    <w:lvl w:ilvl="7" w:tplc="A5B6E1EE">
      <w:start w:val="1"/>
      <w:numFmt w:val="bullet"/>
      <w:lvlText w:val="o"/>
      <w:lvlJc w:val="left"/>
      <w:pPr>
        <w:ind w:left="5760" w:hanging="360"/>
      </w:pPr>
      <w:rPr>
        <w:rFonts w:ascii="Courier New" w:hAnsi="Courier New" w:hint="default"/>
      </w:rPr>
    </w:lvl>
    <w:lvl w:ilvl="8" w:tplc="2922431C">
      <w:start w:val="1"/>
      <w:numFmt w:val="bullet"/>
      <w:lvlText w:val=""/>
      <w:lvlJc w:val="left"/>
      <w:pPr>
        <w:ind w:left="6480" w:hanging="360"/>
      </w:pPr>
      <w:rPr>
        <w:rFonts w:ascii="Wingdings" w:hAnsi="Wingdings" w:hint="default"/>
      </w:rPr>
    </w:lvl>
  </w:abstractNum>
  <w:abstractNum w:abstractNumId="8" w15:restartNumberingAfterBreak="0">
    <w:nsid w:val="3EBB194B"/>
    <w:multiLevelType w:val="hybridMultilevel"/>
    <w:tmpl w:val="FFFFFFFF"/>
    <w:lvl w:ilvl="0" w:tplc="F9FCC866">
      <w:start w:val="1"/>
      <w:numFmt w:val="bullet"/>
      <w:lvlText w:val=""/>
      <w:lvlJc w:val="left"/>
      <w:pPr>
        <w:ind w:left="720" w:hanging="360"/>
      </w:pPr>
      <w:rPr>
        <w:rFonts w:ascii="Symbol" w:hAnsi="Symbol" w:hint="default"/>
      </w:rPr>
    </w:lvl>
    <w:lvl w:ilvl="1" w:tplc="76C839D8">
      <w:start w:val="1"/>
      <w:numFmt w:val="bullet"/>
      <w:lvlText w:val="o"/>
      <w:lvlJc w:val="left"/>
      <w:pPr>
        <w:ind w:left="1440" w:hanging="360"/>
      </w:pPr>
      <w:rPr>
        <w:rFonts w:ascii="Courier New" w:hAnsi="Courier New" w:hint="default"/>
      </w:rPr>
    </w:lvl>
    <w:lvl w:ilvl="2" w:tplc="8370CCCC">
      <w:start w:val="1"/>
      <w:numFmt w:val="bullet"/>
      <w:lvlText w:val=""/>
      <w:lvlJc w:val="left"/>
      <w:pPr>
        <w:ind w:left="2160" w:hanging="360"/>
      </w:pPr>
      <w:rPr>
        <w:rFonts w:ascii="Wingdings" w:hAnsi="Wingdings" w:hint="default"/>
      </w:rPr>
    </w:lvl>
    <w:lvl w:ilvl="3" w:tplc="3E966DF6">
      <w:start w:val="1"/>
      <w:numFmt w:val="bullet"/>
      <w:lvlText w:val=""/>
      <w:lvlJc w:val="left"/>
      <w:pPr>
        <w:ind w:left="2880" w:hanging="360"/>
      </w:pPr>
      <w:rPr>
        <w:rFonts w:ascii="Symbol" w:hAnsi="Symbol" w:hint="default"/>
      </w:rPr>
    </w:lvl>
    <w:lvl w:ilvl="4" w:tplc="FD484C4E">
      <w:start w:val="1"/>
      <w:numFmt w:val="bullet"/>
      <w:lvlText w:val="o"/>
      <w:lvlJc w:val="left"/>
      <w:pPr>
        <w:ind w:left="3600" w:hanging="360"/>
      </w:pPr>
      <w:rPr>
        <w:rFonts w:ascii="Courier New" w:hAnsi="Courier New" w:hint="default"/>
      </w:rPr>
    </w:lvl>
    <w:lvl w:ilvl="5" w:tplc="A420E724">
      <w:start w:val="1"/>
      <w:numFmt w:val="bullet"/>
      <w:lvlText w:val=""/>
      <w:lvlJc w:val="left"/>
      <w:pPr>
        <w:ind w:left="4320" w:hanging="360"/>
      </w:pPr>
      <w:rPr>
        <w:rFonts w:ascii="Wingdings" w:hAnsi="Wingdings" w:hint="default"/>
      </w:rPr>
    </w:lvl>
    <w:lvl w:ilvl="6" w:tplc="0F76A8B4">
      <w:start w:val="1"/>
      <w:numFmt w:val="bullet"/>
      <w:lvlText w:val=""/>
      <w:lvlJc w:val="left"/>
      <w:pPr>
        <w:ind w:left="5040" w:hanging="360"/>
      </w:pPr>
      <w:rPr>
        <w:rFonts w:ascii="Symbol" w:hAnsi="Symbol" w:hint="default"/>
      </w:rPr>
    </w:lvl>
    <w:lvl w:ilvl="7" w:tplc="7940316E">
      <w:start w:val="1"/>
      <w:numFmt w:val="bullet"/>
      <w:lvlText w:val="o"/>
      <w:lvlJc w:val="left"/>
      <w:pPr>
        <w:ind w:left="5760" w:hanging="360"/>
      </w:pPr>
      <w:rPr>
        <w:rFonts w:ascii="Courier New" w:hAnsi="Courier New" w:hint="default"/>
      </w:rPr>
    </w:lvl>
    <w:lvl w:ilvl="8" w:tplc="BB6498AA">
      <w:start w:val="1"/>
      <w:numFmt w:val="bullet"/>
      <w:lvlText w:val=""/>
      <w:lvlJc w:val="left"/>
      <w:pPr>
        <w:ind w:left="6480" w:hanging="360"/>
      </w:pPr>
      <w:rPr>
        <w:rFonts w:ascii="Wingdings" w:hAnsi="Wingdings" w:hint="default"/>
      </w:rPr>
    </w:lvl>
  </w:abstractNum>
  <w:abstractNum w:abstractNumId="9" w15:restartNumberingAfterBreak="0">
    <w:nsid w:val="471247BF"/>
    <w:multiLevelType w:val="multilevel"/>
    <w:tmpl w:val="6858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244D57"/>
    <w:multiLevelType w:val="hybridMultilevel"/>
    <w:tmpl w:val="FFFFFFFF"/>
    <w:lvl w:ilvl="0" w:tplc="05FAA65A">
      <w:start w:val="1"/>
      <w:numFmt w:val="decimal"/>
      <w:lvlText w:val="%1."/>
      <w:lvlJc w:val="left"/>
      <w:pPr>
        <w:ind w:left="720" w:hanging="360"/>
      </w:pPr>
    </w:lvl>
    <w:lvl w:ilvl="1" w:tplc="4948A846">
      <w:start w:val="1"/>
      <w:numFmt w:val="lowerLetter"/>
      <w:lvlText w:val="%2."/>
      <w:lvlJc w:val="left"/>
      <w:pPr>
        <w:ind w:left="1440" w:hanging="360"/>
      </w:pPr>
    </w:lvl>
    <w:lvl w:ilvl="2" w:tplc="1BD8830A">
      <w:start w:val="1"/>
      <w:numFmt w:val="lowerRoman"/>
      <w:lvlText w:val="%3."/>
      <w:lvlJc w:val="right"/>
      <w:pPr>
        <w:ind w:left="2160" w:hanging="180"/>
      </w:pPr>
    </w:lvl>
    <w:lvl w:ilvl="3" w:tplc="8CC296C2">
      <w:start w:val="1"/>
      <w:numFmt w:val="decimal"/>
      <w:lvlText w:val="%4."/>
      <w:lvlJc w:val="left"/>
      <w:pPr>
        <w:ind w:left="2880" w:hanging="360"/>
      </w:pPr>
    </w:lvl>
    <w:lvl w:ilvl="4" w:tplc="27729438">
      <w:start w:val="1"/>
      <w:numFmt w:val="lowerLetter"/>
      <w:lvlText w:val="%5."/>
      <w:lvlJc w:val="left"/>
      <w:pPr>
        <w:ind w:left="3600" w:hanging="360"/>
      </w:pPr>
    </w:lvl>
    <w:lvl w:ilvl="5" w:tplc="9E0487EA">
      <w:start w:val="1"/>
      <w:numFmt w:val="lowerRoman"/>
      <w:lvlText w:val="%6."/>
      <w:lvlJc w:val="right"/>
      <w:pPr>
        <w:ind w:left="4320" w:hanging="180"/>
      </w:pPr>
    </w:lvl>
    <w:lvl w:ilvl="6" w:tplc="7F14A7A8">
      <w:start w:val="1"/>
      <w:numFmt w:val="decimal"/>
      <w:lvlText w:val="%7."/>
      <w:lvlJc w:val="left"/>
      <w:pPr>
        <w:ind w:left="5040" w:hanging="360"/>
      </w:pPr>
    </w:lvl>
    <w:lvl w:ilvl="7" w:tplc="5ADCFD94">
      <w:start w:val="1"/>
      <w:numFmt w:val="lowerLetter"/>
      <w:lvlText w:val="%8."/>
      <w:lvlJc w:val="left"/>
      <w:pPr>
        <w:ind w:left="5760" w:hanging="360"/>
      </w:pPr>
    </w:lvl>
    <w:lvl w:ilvl="8" w:tplc="CF1E6416">
      <w:start w:val="1"/>
      <w:numFmt w:val="lowerRoman"/>
      <w:lvlText w:val="%9."/>
      <w:lvlJc w:val="right"/>
      <w:pPr>
        <w:ind w:left="6480" w:hanging="180"/>
      </w:pPr>
    </w:lvl>
  </w:abstractNum>
  <w:abstractNum w:abstractNumId="11" w15:restartNumberingAfterBreak="0">
    <w:nsid w:val="551B070F"/>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 w15:restartNumberingAfterBreak="0">
    <w:nsid w:val="5706CD1E"/>
    <w:multiLevelType w:val="hybridMultilevel"/>
    <w:tmpl w:val="FFFFFFFF"/>
    <w:lvl w:ilvl="0" w:tplc="E62480B4">
      <w:start w:val="1"/>
      <w:numFmt w:val="bullet"/>
      <w:lvlText w:val=""/>
      <w:lvlJc w:val="left"/>
      <w:pPr>
        <w:ind w:left="720" w:hanging="360"/>
      </w:pPr>
      <w:rPr>
        <w:rFonts w:ascii="Symbol" w:hAnsi="Symbol" w:hint="default"/>
      </w:rPr>
    </w:lvl>
    <w:lvl w:ilvl="1" w:tplc="20DA9D20">
      <w:start w:val="1"/>
      <w:numFmt w:val="bullet"/>
      <w:lvlText w:val="o"/>
      <w:lvlJc w:val="left"/>
      <w:pPr>
        <w:ind w:left="1440" w:hanging="360"/>
      </w:pPr>
      <w:rPr>
        <w:rFonts w:ascii="Courier New" w:hAnsi="Courier New" w:hint="default"/>
      </w:rPr>
    </w:lvl>
    <w:lvl w:ilvl="2" w:tplc="6E0E6C2A">
      <w:start w:val="1"/>
      <w:numFmt w:val="bullet"/>
      <w:lvlText w:val=""/>
      <w:lvlJc w:val="left"/>
      <w:pPr>
        <w:ind w:left="2160" w:hanging="360"/>
      </w:pPr>
      <w:rPr>
        <w:rFonts w:ascii="Wingdings" w:hAnsi="Wingdings" w:hint="default"/>
      </w:rPr>
    </w:lvl>
    <w:lvl w:ilvl="3" w:tplc="F1A4BC06">
      <w:start w:val="1"/>
      <w:numFmt w:val="bullet"/>
      <w:lvlText w:val=""/>
      <w:lvlJc w:val="left"/>
      <w:pPr>
        <w:ind w:left="2880" w:hanging="360"/>
      </w:pPr>
      <w:rPr>
        <w:rFonts w:ascii="Symbol" w:hAnsi="Symbol" w:hint="default"/>
      </w:rPr>
    </w:lvl>
    <w:lvl w:ilvl="4" w:tplc="B2E0BA48">
      <w:start w:val="1"/>
      <w:numFmt w:val="bullet"/>
      <w:lvlText w:val="o"/>
      <w:lvlJc w:val="left"/>
      <w:pPr>
        <w:ind w:left="3600" w:hanging="360"/>
      </w:pPr>
      <w:rPr>
        <w:rFonts w:ascii="Courier New" w:hAnsi="Courier New" w:hint="default"/>
      </w:rPr>
    </w:lvl>
    <w:lvl w:ilvl="5" w:tplc="12825288">
      <w:start w:val="1"/>
      <w:numFmt w:val="bullet"/>
      <w:lvlText w:val=""/>
      <w:lvlJc w:val="left"/>
      <w:pPr>
        <w:ind w:left="4320" w:hanging="360"/>
      </w:pPr>
      <w:rPr>
        <w:rFonts w:ascii="Wingdings" w:hAnsi="Wingdings" w:hint="default"/>
      </w:rPr>
    </w:lvl>
    <w:lvl w:ilvl="6" w:tplc="805479C2">
      <w:start w:val="1"/>
      <w:numFmt w:val="bullet"/>
      <w:lvlText w:val=""/>
      <w:lvlJc w:val="left"/>
      <w:pPr>
        <w:ind w:left="5040" w:hanging="360"/>
      </w:pPr>
      <w:rPr>
        <w:rFonts w:ascii="Symbol" w:hAnsi="Symbol" w:hint="default"/>
      </w:rPr>
    </w:lvl>
    <w:lvl w:ilvl="7" w:tplc="67742936">
      <w:start w:val="1"/>
      <w:numFmt w:val="bullet"/>
      <w:lvlText w:val="o"/>
      <w:lvlJc w:val="left"/>
      <w:pPr>
        <w:ind w:left="5760" w:hanging="360"/>
      </w:pPr>
      <w:rPr>
        <w:rFonts w:ascii="Courier New" w:hAnsi="Courier New" w:hint="default"/>
      </w:rPr>
    </w:lvl>
    <w:lvl w:ilvl="8" w:tplc="400EAA14">
      <w:start w:val="1"/>
      <w:numFmt w:val="bullet"/>
      <w:lvlText w:val=""/>
      <w:lvlJc w:val="left"/>
      <w:pPr>
        <w:ind w:left="6480" w:hanging="360"/>
      </w:pPr>
      <w:rPr>
        <w:rFonts w:ascii="Wingdings" w:hAnsi="Wingdings" w:hint="default"/>
      </w:rPr>
    </w:lvl>
  </w:abstractNum>
  <w:abstractNum w:abstractNumId="13" w15:restartNumberingAfterBreak="0">
    <w:nsid w:val="59A5E54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 w15:restartNumberingAfterBreak="0">
    <w:nsid w:val="62BFAD1F"/>
    <w:multiLevelType w:val="hybridMultilevel"/>
    <w:tmpl w:val="FFFFFFFF"/>
    <w:lvl w:ilvl="0" w:tplc="C73002FE">
      <w:start w:val="1"/>
      <w:numFmt w:val="bullet"/>
      <w:lvlText w:val=""/>
      <w:lvlJc w:val="left"/>
      <w:pPr>
        <w:ind w:left="720" w:hanging="360"/>
      </w:pPr>
      <w:rPr>
        <w:rFonts w:ascii="Symbol" w:hAnsi="Symbol" w:hint="default"/>
      </w:rPr>
    </w:lvl>
    <w:lvl w:ilvl="1" w:tplc="16680270">
      <w:start w:val="1"/>
      <w:numFmt w:val="bullet"/>
      <w:lvlText w:val="o"/>
      <w:lvlJc w:val="left"/>
      <w:pPr>
        <w:ind w:left="1440" w:hanging="360"/>
      </w:pPr>
      <w:rPr>
        <w:rFonts w:ascii="Courier New" w:hAnsi="Courier New" w:hint="default"/>
      </w:rPr>
    </w:lvl>
    <w:lvl w:ilvl="2" w:tplc="FE802612">
      <w:start w:val="1"/>
      <w:numFmt w:val="bullet"/>
      <w:lvlText w:val=""/>
      <w:lvlJc w:val="left"/>
      <w:pPr>
        <w:ind w:left="2160" w:hanging="360"/>
      </w:pPr>
      <w:rPr>
        <w:rFonts w:ascii="Wingdings" w:hAnsi="Wingdings" w:hint="default"/>
      </w:rPr>
    </w:lvl>
    <w:lvl w:ilvl="3" w:tplc="ED9C2ACE">
      <w:start w:val="1"/>
      <w:numFmt w:val="bullet"/>
      <w:lvlText w:val=""/>
      <w:lvlJc w:val="left"/>
      <w:pPr>
        <w:ind w:left="2880" w:hanging="360"/>
      </w:pPr>
      <w:rPr>
        <w:rFonts w:ascii="Symbol" w:hAnsi="Symbol" w:hint="default"/>
      </w:rPr>
    </w:lvl>
    <w:lvl w:ilvl="4" w:tplc="69823D9E">
      <w:start w:val="1"/>
      <w:numFmt w:val="bullet"/>
      <w:lvlText w:val="o"/>
      <w:lvlJc w:val="left"/>
      <w:pPr>
        <w:ind w:left="3600" w:hanging="360"/>
      </w:pPr>
      <w:rPr>
        <w:rFonts w:ascii="Courier New" w:hAnsi="Courier New" w:hint="default"/>
      </w:rPr>
    </w:lvl>
    <w:lvl w:ilvl="5" w:tplc="3A681CDE">
      <w:start w:val="1"/>
      <w:numFmt w:val="bullet"/>
      <w:lvlText w:val=""/>
      <w:lvlJc w:val="left"/>
      <w:pPr>
        <w:ind w:left="4320" w:hanging="360"/>
      </w:pPr>
      <w:rPr>
        <w:rFonts w:ascii="Wingdings" w:hAnsi="Wingdings" w:hint="default"/>
      </w:rPr>
    </w:lvl>
    <w:lvl w:ilvl="6" w:tplc="F34410F2">
      <w:start w:val="1"/>
      <w:numFmt w:val="bullet"/>
      <w:lvlText w:val=""/>
      <w:lvlJc w:val="left"/>
      <w:pPr>
        <w:ind w:left="5040" w:hanging="360"/>
      </w:pPr>
      <w:rPr>
        <w:rFonts w:ascii="Symbol" w:hAnsi="Symbol" w:hint="default"/>
      </w:rPr>
    </w:lvl>
    <w:lvl w:ilvl="7" w:tplc="6F2EBC32">
      <w:start w:val="1"/>
      <w:numFmt w:val="bullet"/>
      <w:lvlText w:val="o"/>
      <w:lvlJc w:val="left"/>
      <w:pPr>
        <w:ind w:left="5760" w:hanging="360"/>
      </w:pPr>
      <w:rPr>
        <w:rFonts w:ascii="Courier New" w:hAnsi="Courier New" w:hint="default"/>
      </w:rPr>
    </w:lvl>
    <w:lvl w:ilvl="8" w:tplc="6336992E">
      <w:start w:val="1"/>
      <w:numFmt w:val="bullet"/>
      <w:lvlText w:val=""/>
      <w:lvlJc w:val="left"/>
      <w:pPr>
        <w:ind w:left="6480" w:hanging="360"/>
      </w:pPr>
      <w:rPr>
        <w:rFonts w:ascii="Wingdings" w:hAnsi="Wingdings" w:hint="default"/>
      </w:rPr>
    </w:lvl>
  </w:abstractNum>
  <w:abstractNum w:abstractNumId="15" w15:restartNumberingAfterBreak="0">
    <w:nsid w:val="6F9DD7C1"/>
    <w:multiLevelType w:val="multilevel"/>
    <w:tmpl w:val="36F0F98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7A230107"/>
    <w:multiLevelType w:val="hybridMultilevel"/>
    <w:tmpl w:val="FFFFFFFF"/>
    <w:lvl w:ilvl="0" w:tplc="4082378C">
      <w:start w:val="1"/>
      <w:numFmt w:val="decimal"/>
      <w:lvlText w:val="%1."/>
      <w:lvlJc w:val="left"/>
      <w:pPr>
        <w:ind w:left="720" w:hanging="360"/>
      </w:pPr>
    </w:lvl>
    <w:lvl w:ilvl="1" w:tplc="7076FAAE">
      <w:start w:val="1"/>
      <w:numFmt w:val="lowerLetter"/>
      <w:lvlText w:val="%2."/>
      <w:lvlJc w:val="left"/>
      <w:pPr>
        <w:ind w:left="1440" w:hanging="360"/>
      </w:pPr>
    </w:lvl>
    <w:lvl w:ilvl="2" w:tplc="AED222A6">
      <w:start w:val="1"/>
      <w:numFmt w:val="lowerRoman"/>
      <w:lvlText w:val="%3."/>
      <w:lvlJc w:val="right"/>
      <w:pPr>
        <w:ind w:left="2160" w:hanging="180"/>
      </w:pPr>
    </w:lvl>
    <w:lvl w:ilvl="3" w:tplc="9C1C6E42">
      <w:start w:val="1"/>
      <w:numFmt w:val="decimal"/>
      <w:lvlText w:val="%4."/>
      <w:lvlJc w:val="left"/>
      <w:pPr>
        <w:ind w:left="2880" w:hanging="360"/>
      </w:pPr>
    </w:lvl>
    <w:lvl w:ilvl="4" w:tplc="5C78CE0C">
      <w:start w:val="1"/>
      <w:numFmt w:val="lowerLetter"/>
      <w:lvlText w:val="%5."/>
      <w:lvlJc w:val="left"/>
      <w:pPr>
        <w:ind w:left="3600" w:hanging="360"/>
      </w:pPr>
    </w:lvl>
    <w:lvl w:ilvl="5" w:tplc="2E389D0E">
      <w:start w:val="1"/>
      <w:numFmt w:val="lowerRoman"/>
      <w:lvlText w:val="%6."/>
      <w:lvlJc w:val="right"/>
      <w:pPr>
        <w:ind w:left="4320" w:hanging="180"/>
      </w:pPr>
    </w:lvl>
    <w:lvl w:ilvl="6" w:tplc="92C8A6D0">
      <w:start w:val="1"/>
      <w:numFmt w:val="decimal"/>
      <w:lvlText w:val="%7."/>
      <w:lvlJc w:val="left"/>
      <w:pPr>
        <w:ind w:left="5040" w:hanging="360"/>
      </w:pPr>
    </w:lvl>
    <w:lvl w:ilvl="7" w:tplc="00006C8A">
      <w:start w:val="1"/>
      <w:numFmt w:val="lowerLetter"/>
      <w:lvlText w:val="%8."/>
      <w:lvlJc w:val="left"/>
      <w:pPr>
        <w:ind w:left="5760" w:hanging="360"/>
      </w:pPr>
    </w:lvl>
    <w:lvl w:ilvl="8" w:tplc="4E86CDBE">
      <w:start w:val="1"/>
      <w:numFmt w:val="lowerRoman"/>
      <w:lvlText w:val="%9."/>
      <w:lvlJc w:val="right"/>
      <w:pPr>
        <w:ind w:left="6480" w:hanging="180"/>
      </w:pPr>
    </w:lvl>
  </w:abstractNum>
  <w:abstractNum w:abstractNumId="17" w15:restartNumberingAfterBreak="0">
    <w:nsid w:val="7E066F41"/>
    <w:multiLevelType w:val="multilevel"/>
    <w:tmpl w:val="C046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539059">
    <w:abstractNumId w:val="15"/>
  </w:num>
  <w:num w:numId="2" w16cid:durableId="467480355">
    <w:abstractNumId w:val="6"/>
  </w:num>
  <w:num w:numId="3" w16cid:durableId="524441686">
    <w:abstractNumId w:val="5"/>
  </w:num>
  <w:num w:numId="4" w16cid:durableId="1018697725">
    <w:abstractNumId w:val="12"/>
  </w:num>
  <w:num w:numId="5" w16cid:durableId="1564027611">
    <w:abstractNumId w:val="3"/>
  </w:num>
  <w:num w:numId="6" w16cid:durableId="651955089">
    <w:abstractNumId w:val="11"/>
  </w:num>
  <w:num w:numId="7" w16cid:durableId="1183394257">
    <w:abstractNumId w:val="14"/>
  </w:num>
  <w:num w:numId="8" w16cid:durableId="1089355438">
    <w:abstractNumId w:val="13"/>
  </w:num>
  <w:num w:numId="9" w16cid:durableId="857886301">
    <w:abstractNumId w:val="7"/>
  </w:num>
  <w:num w:numId="10" w16cid:durableId="2109691257">
    <w:abstractNumId w:val="16"/>
  </w:num>
  <w:num w:numId="11" w16cid:durableId="532890069">
    <w:abstractNumId w:val="1"/>
  </w:num>
  <w:num w:numId="12" w16cid:durableId="957687430">
    <w:abstractNumId w:val="8"/>
  </w:num>
  <w:num w:numId="13" w16cid:durableId="606474062">
    <w:abstractNumId w:val="10"/>
  </w:num>
  <w:num w:numId="14" w16cid:durableId="1716155486">
    <w:abstractNumId w:val="2"/>
  </w:num>
  <w:num w:numId="15" w16cid:durableId="292635928">
    <w:abstractNumId w:val="9"/>
  </w:num>
  <w:num w:numId="16" w16cid:durableId="230121605">
    <w:abstractNumId w:val="17"/>
  </w:num>
  <w:num w:numId="17" w16cid:durableId="1069307956">
    <w:abstractNumId w:val="4"/>
  </w:num>
  <w:num w:numId="18" w16cid:durableId="1138113406">
    <w:abstractNumId w:val="0"/>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ttvik Aron">
    <w15:presenceInfo w15:providerId="AD" w15:userId="S::ruttvik.aron@hilabs.com::40c19892-e417-4768-9700-7bb12206893b"/>
  </w15:person>
  <w15:person w15:author="Tom Christensen">
    <w15:presenceInfo w15:providerId="AD" w15:userId="S::tom.christensen@hilabs.com::24cfc5a0-6d22-4626-97e9-6559c37bb355"/>
  </w15:person>
  <w15:person w15:author="Shaon Chatterjee">
    <w15:presenceInfo w15:providerId="AD" w15:userId="S::shaon.chatterjee@hilabs.com::aa6c6ca2-abb8-4963-92f8-d8cab727dd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CB1"/>
    <w:rsid w:val="0000309D"/>
    <w:rsid w:val="00004B5A"/>
    <w:rsid w:val="0001222D"/>
    <w:rsid w:val="00013D21"/>
    <w:rsid w:val="000213F2"/>
    <w:rsid w:val="000373FE"/>
    <w:rsid w:val="00041C6A"/>
    <w:rsid w:val="0004370B"/>
    <w:rsid w:val="000546BD"/>
    <w:rsid w:val="0006784A"/>
    <w:rsid w:val="00076319"/>
    <w:rsid w:val="00076CB1"/>
    <w:rsid w:val="000C3727"/>
    <w:rsid w:val="000C4B5F"/>
    <w:rsid w:val="000D5191"/>
    <w:rsid w:val="000E364E"/>
    <w:rsid w:val="0010263A"/>
    <w:rsid w:val="00126E99"/>
    <w:rsid w:val="001316D1"/>
    <w:rsid w:val="00151792"/>
    <w:rsid w:val="00170B6F"/>
    <w:rsid w:val="0018196B"/>
    <w:rsid w:val="001847B5"/>
    <w:rsid w:val="001A0D7F"/>
    <w:rsid w:val="001A7E0A"/>
    <w:rsid w:val="001E5F14"/>
    <w:rsid w:val="00205ADB"/>
    <w:rsid w:val="00217D5F"/>
    <w:rsid w:val="00242C44"/>
    <w:rsid w:val="00243D6C"/>
    <w:rsid w:val="002742CD"/>
    <w:rsid w:val="00293F4D"/>
    <w:rsid w:val="002941B6"/>
    <w:rsid w:val="002B39AE"/>
    <w:rsid w:val="002C7C0E"/>
    <w:rsid w:val="002E11E4"/>
    <w:rsid w:val="002E16CE"/>
    <w:rsid w:val="002F489C"/>
    <w:rsid w:val="003017BF"/>
    <w:rsid w:val="00301BC7"/>
    <w:rsid w:val="003064CA"/>
    <w:rsid w:val="00313620"/>
    <w:rsid w:val="00325D9A"/>
    <w:rsid w:val="00333D75"/>
    <w:rsid w:val="0034551C"/>
    <w:rsid w:val="003665E6"/>
    <w:rsid w:val="00376FC9"/>
    <w:rsid w:val="00377DCA"/>
    <w:rsid w:val="00390059"/>
    <w:rsid w:val="00391A32"/>
    <w:rsid w:val="00394124"/>
    <w:rsid w:val="003A5B4E"/>
    <w:rsid w:val="003A74EA"/>
    <w:rsid w:val="003B1101"/>
    <w:rsid w:val="003B5162"/>
    <w:rsid w:val="003C6E9E"/>
    <w:rsid w:val="003D5938"/>
    <w:rsid w:val="003D67A7"/>
    <w:rsid w:val="003D7619"/>
    <w:rsid w:val="003E3BAA"/>
    <w:rsid w:val="003F208F"/>
    <w:rsid w:val="003F35CD"/>
    <w:rsid w:val="003F51F5"/>
    <w:rsid w:val="003F61F8"/>
    <w:rsid w:val="00410260"/>
    <w:rsid w:val="00412EA0"/>
    <w:rsid w:val="004212D9"/>
    <w:rsid w:val="00440952"/>
    <w:rsid w:val="00452538"/>
    <w:rsid w:val="00470DCD"/>
    <w:rsid w:val="00471B97"/>
    <w:rsid w:val="00481130"/>
    <w:rsid w:val="00484B52"/>
    <w:rsid w:val="00493B9B"/>
    <w:rsid w:val="004A02B2"/>
    <w:rsid w:val="004A330F"/>
    <w:rsid w:val="004B04C4"/>
    <w:rsid w:val="004C6366"/>
    <w:rsid w:val="004E21B9"/>
    <w:rsid w:val="004F4B3C"/>
    <w:rsid w:val="00511DDF"/>
    <w:rsid w:val="00512B34"/>
    <w:rsid w:val="005247D0"/>
    <w:rsid w:val="00541F6E"/>
    <w:rsid w:val="00551E46"/>
    <w:rsid w:val="00571EC3"/>
    <w:rsid w:val="005815FF"/>
    <w:rsid w:val="0058390C"/>
    <w:rsid w:val="0059005A"/>
    <w:rsid w:val="005B34F1"/>
    <w:rsid w:val="005D0D1C"/>
    <w:rsid w:val="005D1C37"/>
    <w:rsid w:val="005D36D9"/>
    <w:rsid w:val="005F3C7F"/>
    <w:rsid w:val="00602006"/>
    <w:rsid w:val="0060200F"/>
    <w:rsid w:val="00607133"/>
    <w:rsid w:val="006341F9"/>
    <w:rsid w:val="0064113D"/>
    <w:rsid w:val="0064346B"/>
    <w:rsid w:val="00676BB3"/>
    <w:rsid w:val="00676CD0"/>
    <w:rsid w:val="00687F02"/>
    <w:rsid w:val="006A36C2"/>
    <w:rsid w:val="006B5E47"/>
    <w:rsid w:val="006B5ECC"/>
    <w:rsid w:val="006C16B6"/>
    <w:rsid w:val="006C5289"/>
    <w:rsid w:val="006D6398"/>
    <w:rsid w:val="006F3C0D"/>
    <w:rsid w:val="00706864"/>
    <w:rsid w:val="00716350"/>
    <w:rsid w:val="00755BCE"/>
    <w:rsid w:val="007611B4"/>
    <w:rsid w:val="00776A9D"/>
    <w:rsid w:val="00790D6B"/>
    <w:rsid w:val="00791D33"/>
    <w:rsid w:val="00795764"/>
    <w:rsid w:val="007A21FC"/>
    <w:rsid w:val="007A607E"/>
    <w:rsid w:val="007B0F36"/>
    <w:rsid w:val="007C18E2"/>
    <w:rsid w:val="007D18C3"/>
    <w:rsid w:val="007E11FD"/>
    <w:rsid w:val="007E78E8"/>
    <w:rsid w:val="007F468E"/>
    <w:rsid w:val="00800FE0"/>
    <w:rsid w:val="00806B6C"/>
    <w:rsid w:val="00813AC2"/>
    <w:rsid w:val="00822AF4"/>
    <w:rsid w:val="00836AA0"/>
    <w:rsid w:val="008374AA"/>
    <w:rsid w:val="008618BA"/>
    <w:rsid w:val="00861D3F"/>
    <w:rsid w:val="008A18FD"/>
    <w:rsid w:val="008A68EE"/>
    <w:rsid w:val="008C79B1"/>
    <w:rsid w:val="008E3F71"/>
    <w:rsid w:val="008E4992"/>
    <w:rsid w:val="008F5B14"/>
    <w:rsid w:val="00920F39"/>
    <w:rsid w:val="00934862"/>
    <w:rsid w:val="00935F00"/>
    <w:rsid w:val="00941A52"/>
    <w:rsid w:val="00954FBD"/>
    <w:rsid w:val="00966B61"/>
    <w:rsid w:val="00972A0F"/>
    <w:rsid w:val="00976DDA"/>
    <w:rsid w:val="00977C91"/>
    <w:rsid w:val="00984E7C"/>
    <w:rsid w:val="009862D7"/>
    <w:rsid w:val="0099414A"/>
    <w:rsid w:val="00995F87"/>
    <w:rsid w:val="009A5466"/>
    <w:rsid w:val="009C3C86"/>
    <w:rsid w:val="009E7072"/>
    <w:rsid w:val="009F151B"/>
    <w:rsid w:val="00A0747F"/>
    <w:rsid w:val="00A20D6C"/>
    <w:rsid w:val="00A244C6"/>
    <w:rsid w:val="00A371CE"/>
    <w:rsid w:val="00A802AA"/>
    <w:rsid w:val="00AA0F82"/>
    <w:rsid w:val="00AB6BEB"/>
    <w:rsid w:val="00AD79F3"/>
    <w:rsid w:val="00AE63F0"/>
    <w:rsid w:val="00AF29E0"/>
    <w:rsid w:val="00B000F7"/>
    <w:rsid w:val="00B02F31"/>
    <w:rsid w:val="00B17337"/>
    <w:rsid w:val="00B30356"/>
    <w:rsid w:val="00B346F2"/>
    <w:rsid w:val="00B36221"/>
    <w:rsid w:val="00B467CD"/>
    <w:rsid w:val="00B51883"/>
    <w:rsid w:val="00B543F0"/>
    <w:rsid w:val="00B66CD2"/>
    <w:rsid w:val="00B73511"/>
    <w:rsid w:val="00B8567E"/>
    <w:rsid w:val="00B90DCB"/>
    <w:rsid w:val="00BB08DA"/>
    <w:rsid w:val="00BC07AA"/>
    <w:rsid w:val="00BC1403"/>
    <w:rsid w:val="00BC1E20"/>
    <w:rsid w:val="00BC2431"/>
    <w:rsid w:val="00BC3E37"/>
    <w:rsid w:val="00BC6A84"/>
    <w:rsid w:val="00BE44A2"/>
    <w:rsid w:val="00BE56FA"/>
    <w:rsid w:val="00C05765"/>
    <w:rsid w:val="00C333F0"/>
    <w:rsid w:val="00C54265"/>
    <w:rsid w:val="00C55750"/>
    <w:rsid w:val="00C73790"/>
    <w:rsid w:val="00C77981"/>
    <w:rsid w:val="00C81EDB"/>
    <w:rsid w:val="00C82F55"/>
    <w:rsid w:val="00C83FA2"/>
    <w:rsid w:val="00C8467F"/>
    <w:rsid w:val="00C85043"/>
    <w:rsid w:val="00C939C8"/>
    <w:rsid w:val="00C943F7"/>
    <w:rsid w:val="00CA472A"/>
    <w:rsid w:val="00CB3E0D"/>
    <w:rsid w:val="00CC142E"/>
    <w:rsid w:val="00CC25D7"/>
    <w:rsid w:val="00CC33BB"/>
    <w:rsid w:val="00CD3E4A"/>
    <w:rsid w:val="00CD63A4"/>
    <w:rsid w:val="00CE17D7"/>
    <w:rsid w:val="00CF13AD"/>
    <w:rsid w:val="00CF2C4D"/>
    <w:rsid w:val="00CF4D9B"/>
    <w:rsid w:val="00D0146F"/>
    <w:rsid w:val="00D05DB5"/>
    <w:rsid w:val="00D20F7A"/>
    <w:rsid w:val="00D213C0"/>
    <w:rsid w:val="00D241FD"/>
    <w:rsid w:val="00D24638"/>
    <w:rsid w:val="00D27AC8"/>
    <w:rsid w:val="00D462D8"/>
    <w:rsid w:val="00D5410B"/>
    <w:rsid w:val="00D62ADA"/>
    <w:rsid w:val="00D6396F"/>
    <w:rsid w:val="00D64461"/>
    <w:rsid w:val="00D75CEF"/>
    <w:rsid w:val="00D909F5"/>
    <w:rsid w:val="00D95D08"/>
    <w:rsid w:val="00DA001F"/>
    <w:rsid w:val="00DA3640"/>
    <w:rsid w:val="00DB5C69"/>
    <w:rsid w:val="00DB7F05"/>
    <w:rsid w:val="00DC6CDB"/>
    <w:rsid w:val="00DD7D7C"/>
    <w:rsid w:val="00DE6CDE"/>
    <w:rsid w:val="00DE7213"/>
    <w:rsid w:val="00DF00DB"/>
    <w:rsid w:val="00DF05E6"/>
    <w:rsid w:val="00E058D5"/>
    <w:rsid w:val="00E11FE0"/>
    <w:rsid w:val="00E24215"/>
    <w:rsid w:val="00E24780"/>
    <w:rsid w:val="00E25375"/>
    <w:rsid w:val="00E33494"/>
    <w:rsid w:val="00E477D4"/>
    <w:rsid w:val="00E50676"/>
    <w:rsid w:val="00E538D1"/>
    <w:rsid w:val="00E61F12"/>
    <w:rsid w:val="00E66A8E"/>
    <w:rsid w:val="00E675EB"/>
    <w:rsid w:val="00E712DF"/>
    <w:rsid w:val="00E733F9"/>
    <w:rsid w:val="00E75136"/>
    <w:rsid w:val="00E816D4"/>
    <w:rsid w:val="00E96D21"/>
    <w:rsid w:val="00EA0DC9"/>
    <w:rsid w:val="00EB1305"/>
    <w:rsid w:val="00EB3D0A"/>
    <w:rsid w:val="00EB40A8"/>
    <w:rsid w:val="00EC24D2"/>
    <w:rsid w:val="00EC4D0C"/>
    <w:rsid w:val="00ED4D2F"/>
    <w:rsid w:val="00ED60CB"/>
    <w:rsid w:val="00EE218C"/>
    <w:rsid w:val="00EE6148"/>
    <w:rsid w:val="00EE7B5C"/>
    <w:rsid w:val="00F05E6C"/>
    <w:rsid w:val="00F06835"/>
    <w:rsid w:val="00F14655"/>
    <w:rsid w:val="00F1529D"/>
    <w:rsid w:val="00F27284"/>
    <w:rsid w:val="00F3108A"/>
    <w:rsid w:val="00F35AE6"/>
    <w:rsid w:val="00F452A7"/>
    <w:rsid w:val="00F52BB0"/>
    <w:rsid w:val="00F55DB2"/>
    <w:rsid w:val="00F61C15"/>
    <w:rsid w:val="00F64D80"/>
    <w:rsid w:val="00F66D3C"/>
    <w:rsid w:val="00F82601"/>
    <w:rsid w:val="00F82A9A"/>
    <w:rsid w:val="00F870A4"/>
    <w:rsid w:val="00F9170B"/>
    <w:rsid w:val="00FB1567"/>
    <w:rsid w:val="00FB4084"/>
    <w:rsid w:val="00FC6602"/>
    <w:rsid w:val="00FD1568"/>
    <w:rsid w:val="00FD5FB1"/>
    <w:rsid w:val="00FF0FCE"/>
    <w:rsid w:val="01766B46"/>
    <w:rsid w:val="022927DB"/>
    <w:rsid w:val="024E6466"/>
    <w:rsid w:val="0255A7CE"/>
    <w:rsid w:val="027D7975"/>
    <w:rsid w:val="02B01736"/>
    <w:rsid w:val="02D5853F"/>
    <w:rsid w:val="02EE0066"/>
    <w:rsid w:val="0329F1B3"/>
    <w:rsid w:val="0331A4AC"/>
    <w:rsid w:val="03638066"/>
    <w:rsid w:val="0379559D"/>
    <w:rsid w:val="03CA6322"/>
    <w:rsid w:val="03CA8BFC"/>
    <w:rsid w:val="03CC8B36"/>
    <w:rsid w:val="03FD038C"/>
    <w:rsid w:val="040C9DF3"/>
    <w:rsid w:val="040FF845"/>
    <w:rsid w:val="044EC4B9"/>
    <w:rsid w:val="04867D33"/>
    <w:rsid w:val="04DA323D"/>
    <w:rsid w:val="04DF38B4"/>
    <w:rsid w:val="054EF51C"/>
    <w:rsid w:val="0591E2FD"/>
    <w:rsid w:val="05CC16E9"/>
    <w:rsid w:val="0629AAB8"/>
    <w:rsid w:val="067CF493"/>
    <w:rsid w:val="06D32052"/>
    <w:rsid w:val="06D3E84E"/>
    <w:rsid w:val="06E19F20"/>
    <w:rsid w:val="06E34A59"/>
    <w:rsid w:val="06EDE160"/>
    <w:rsid w:val="071FE6AC"/>
    <w:rsid w:val="07393D65"/>
    <w:rsid w:val="07A022E9"/>
    <w:rsid w:val="08195A02"/>
    <w:rsid w:val="083F9879"/>
    <w:rsid w:val="084AB19D"/>
    <w:rsid w:val="086A08B8"/>
    <w:rsid w:val="0897192C"/>
    <w:rsid w:val="089C9AAF"/>
    <w:rsid w:val="092EEE82"/>
    <w:rsid w:val="094C91B3"/>
    <w:rsid w:val="095145F2"/>
    <w:rsid w:val="09D36523"/>
    <w:rsid w:val="09D84B4F"/>
    <w:rsid w:val="0A1EA318"/>
    <w:rsid w:val="0A47BEE7"/>
    <w:rsid w:val="0A4C5B12"/>
    <w:rsid w:val="0A5B78D3"/>
    <w:rsid w:val="0A7BAAEC"/>
    <w:rsid w:val="0A84E7BE"/>
    <w:rsid w:val="0ACAF492"/>
    <w:rsid w:val="0AD97A01"/>
    <w:rsid w:val="0AF0D5BA"/>
    <w:rsid w:val="0AF64153"/>
    <w:rsid w:val="0B411E3F"/>
    <w:rsid w:val="0B5E435F"/>
    <w:rsid w:val="0BCAADAB"/>
    <w:rsid w:val="0C1FFDCE"/>
    <w:rsid w:val="0C28E6A2"/>
    <w:rsid w:val="0C6254DB"/>
    <w:rsid w:val="0C62C1E0"/>
    <w:rsid w:val="0C7CD8A7"/>
    <w:rsid w:val="0C87A575"/>
    <w:rsid w:val="0CD1E3AB"/>
    <w:rsid w:val="0D6E29A3"/>
    <w:rsid w:val="0D80DC35"/>
    <w:rsid w:val="0D948F6F"/>
    <w:rsid w:val="0DC4795F"/>
    <w:rsid w:val="0E0846C4"/>
    <w:rsid w:val="0EB07AEC"/>
    <w:rsid w:val="0F208770"/>
    <w:rsid w:val="0F3883DE"/>
    <w:rsid w:val="0F40F6C6"/>
    <w:rsid w:val="0F69BC83"/>
    <w:rsid w:val="0F733FD6"/>
    <w:rsid w:val="0F7CB5B2"/>
    <w:rsid w:val="102FACAE"/>
    <w:rsid w:val="108531E1"/>
    <w:rsid w:val="10A80DAA"/>
    <w:rsid w:val="11483271"/>
    <w:rsid w:val="117E5F9F"/>
    <w:rsid w:val="119D2F02"/>
    <w:rsid w:val="11B62E24"/>
    <w:rsid w:val="11FCF1C2"/>
    <w:rsid w:val="12466D86"/>
    <w:rsid w:val="12564366"/>
    <w:rsid w:val="129487B1"/>
    <w:rsid w:val="12F668F0"/>
    <w:rsid w:val="134535DB"/>
    <w:rsid w:val="13675FD6"/>
    <w:rsid w:val="137B56E9"/>
    <w:rsid w:val="1384C00C"/>
    <w:rsid w:val="13C349BC"/>
    <w:rsid w:val="13C87B77"/>
    <w:rsid w:val="1416A163"/>
    <w:rsid w:val="14944E28"/>
    <w:rsid w:val="153C72E9"/>
    <w:rsid w:val="154B4747"/>
    <w:rsid w:val="15E0E47F"/>
    <w:rsid w:val="161DF5F4"/>
    <w:rsid w:val="169D79C9"/>
    <w:rsid w:val="16B58C48"/>
    <w:rsid w:val="1773351F"/>
    <w:rsid w:val="1787F183"/>
    <w:rsid w:val="179736A2"/>
    <w:rsid w:val="17FCBA82"/>
    <w:rsid w:val="18192248"/>
    <w:rsid w:val="182676E0"/>
    <w:rsid w:val="18955583"/>
    <w:rsid w:val="18B7EEF4"/>
    <w:rsid w:val="18ED791E"/>
    <w:rsid w:val="19440324"/>
    <w:rsid w:val="19729F8A"/>
    <w:rsid w:val="199CF066"/>
    <w:rsid w:val="19BF01D8"/>
    <w:rsid w:val="19DA7714"/>
    <w:rsid w:val="1A2289EB"/>
    <w:rsid w:val="1A73496E"/>
    <w:rsid w:val="1A9DF68B"/>
    <w:rsid w:val="1AE3D212"/>
    <w:rsid w:val="1B34F418"/>
    <w:rsid w:val="1B4BFC5A"/>
    <w:rsid w:val="1B58BD05"/>
    <w:rsid w:val="1B6577C6"/>
    <w:rsid w:val="1BBB5516"/>
    <w:rsid w:val="1C08775A"/>
    <w:rsid w:val="1C15A82F"/>
    <w:rsid w:val="1C1CD3EA"/>
    <w:rsid w:val="1C493DE6"/>
    <w:rsid w:val="1CBEF62D"/>
    <w:rsid w:val="1CDEB8F1"/>
    <w:rsid w:val="1CFE790D"/>
    <w:rsid w:val="1D24AABF"/>
    <w:rsid w:val="1D353931"/>
    <w:rsid w:val="1D466C57"/>
    <w:rsid w:val="1D6008A6"/>
    <w:rsid w:val="1D81272E"/>
    <w:rsid w:val="1D8CCA4D"/>
    <w:rsid w:val="1D9CCA95"/>
    <w:rsid w:val="1DBAFCFC"/>
    <w:rsid w:val="1DE1291A"/>
    <w:rsid w:val="1E0DDD2E"/>
    <w:rsid w:val="1E19FD86"/>
    <w:rsid w:val="1E1B9399"/>
    <w:rsid w:val="1E1BDFDC"/>
    <w:rsid w:val="1E810FFE"/>
    <w:rsid w:val="1E84D294"/>
    <w:rsid w:val="1E8BFC63"/>
    <w:rsid w:val="1E96D6E9"/>
    <w:rsid w:val="1EB2A9E4"/>
    <w:rsid w:val="1EB796E3"/>
    <w:rsid w:val="1ECE405D"/>
    <w:rsid w:val="1ED0C0AE"/>
    <w:rsid w:val="1EF4B7B2"/>
    <w:rsid w:val="1F1586E7"/>
    <w:rsid w:val="1F638C07"/>
    <w:rsid w:val="1F7F2EA0"/>
    <w:rsid w:val="1F9FDB34"/>
    <w:rsid w:val="1FB2824D"/>
    <w:rsid w:val="1FCD7E27"/>
    <w:rsid w:val="1FCE5121"/>
    <w:rsid w:val="1FDA3A0E"/>
    <w:rsid w:val="1FFE47B1"/>
    <w:rsid w:val="2011066E"/>
    <w:rsid w:val="202A43B4"/>
    <w:rsid w:val="2051EADE"/>
    <w:rsid w:val="2056B615"/>
    <w:rsid w:val="2066B969"/>
    <w:rsid w:val="209B58FF"/>
    <w:rsid w:val="20BA1D21"/>
    <w:rsid w:val="20CC7F74"/>
    <w:rsid w:val="20DBB84D"/>
    <w:rsid w:val="2172CFEA"/>
    <w:rsid w:val="21A805CC"/>
    <w:rsid w:val="21B96980"/>
    <w:rsid w:val="21E209E2"/>
    <w:rsid w:val="22178F5D"/>
    <w:rsid w:val="223102BB"/>
    <w:rsid w:val="22A01347"/>
    <w:rsid w:val="22C974C4"/>
    <w:rsid w:val="22EAFD65"/>
    <w:rsid w:val="23124111"/>
    <w:rsid w:val="23745923"/>
    <w:rsid w:val="2374850D"/>
    <w:rsid w:val="238D4546"/>
    <w:rsid w:val="238E3FFD"/>
    <w:rsid w:val="23B770EF"/>
    <w:rsid w:val="23D69A6B"/>
    <w:rsid w:val="23DCFA5D"/>
    <w:rsid w:val="240FAE70"/>
    <w:rsid w:val="244552EB"/>
    <w:rsid w:val="24DB51D9"/>
    <w:rsid w:val="24E2BC7C"/>
    <w:rsid w:val="2527501D"/>
    <w:rsid w:val="2541FFED"/>
    <w:rsid w:val="2547715D"/>
    <w:rsid w:val="25C1DC59"/>
    <w:rsid w:val="25E2F61C"/>
    <w:rsid w:val="25EF03DA"/>
    <w:rsid w:val="263612FA"/>
    <w:rsid w:val="27234753"/>
    <w:rsid w:val="2750EF0F"/>
    <w:rsid w:val="2761255F"/>
    <w:rsid w:val="278D085F"/>
    <w:rsid w:val="27CE6E1B"/>
    <w:rsid w:val="28457481"/>
    <w:rsid w:val="285429D7"/>
    <w:rsid w:val="2885DA64"/>
    <w:rsid w:val="288CB9AB"/>
    <w:rsid w:val="28A92A98"/>
    <w:rsid w:val="28C5E2D9"/>
    <w:rsid w:val="29158BAA"/>
    <w:rsid w:val="294B59FF"/>
    <w:rsid w:val="296E5EAB"/>
    <w:rsid w:val="2973BB2D"/>
    <w:rsid w:val="29A2826A"/>
    <w:rsid w:val="29CD4F74"/>
    <w:rsid w:val="29FCD013"/>
    <w:rsid w:val="2A0DBBB1"/>
    <w:rsid w:val="2AD4A630"/>
    <w:rsid w:val="2B056464"/>
    <w:rsid w:val="2B063CFA"/>
    <w:rsid w:val="2B58ED49"/>
    <w:rsid w:val="2B7684F0"/>
    <w:rsid w:val="2B883E03"/>
    <w:rsid w:val="2B97949E"/>
    <w:rsid w:val="2BE8AB03"/>
    <w:rsid w:val="2C0B0898"/>
    <w:rsid w:val="2C32B0D6"/>
    <w:rsid w:val="2C4F4A5F"/>
    <w:rsid w:val="2C6B666F"/>
    <w:rsid w:val="2C9A6D80"/>
    <w:rsid w:val="2CAAD6C2"/>
    <w:rsid w:val="2CD820E5"/>
    <w:rsid w:val="2D01CAFB"/>
    <w:rsid w:val="2D0E001E"/>
    <w:rsid w:val="2D819516"/>
    <w:rsid w:val="2D9BD9A4"/>
    <w:rsid w:val="2DC08F16"/>
    <w:rsid w:val="2DFC350E"/>
    <w:rsid w:val="2E66D8E4"/>
    <w:rsid w:val="2EB6F00C"/>
    <w:rsid w:val="2ED975E1"/>
    <w:rsid w:val="2F583F65"/>
    <w:rsid w:val="300CD2B6"/>
    <w:rsid w:val="30387B49"/>
    <w:rsid w:val="3078573A"/>
    <w:rsid w:val="30827063"/>
    <w:rsid w:val="309B2A8B"/>
    <w:rsid w:val="30C388C6"/>
    <w:rsid w:val="30D66192"/>
    <w:rsid w:val="30F22AD4"/>
    <w:rsid w:val="3111745B"/>
    <w:rsid w:val="31443E0C"/>
    <w:rsid w:val="31814CF6"/>
    <w:rsid w:val="31845333"/>
    <w:rsid w:val="31C3F1D9"/>
    <w:rsid w:val="31EE3633"/>
    <w:rsid w:val="3210D7EE"/>
    <w:rsid w:val="327D7593"/>
    <w:rsid w:val="329E762A"/>
    <w:rsid w:val="32A501FA"/>
    <w:rsid w:val="32E7639B"/>
    <w:rsid w:val="3306800A"/>
    <w:rsid w:val="3328A7EB"/>
    <w:rsid w:val="332AD38A"/>
    <w:rsid w:val="3369F18D"/>
    <w:rsid w:val="3399B9DD"/>
    <w:rsid w:val="33AB72FC"/>
    <w:rsid w:val="33BFE4D4"/>
    <w:rsid w:val="344C73BA"/>
    <w:rsid w:val="346888F3"/>
    <w:rsid w:val="346B3988"/>
    <w:rsid w:val="3472E5FD"/>
    <w:rsid w:val="34C1F96B"/>
    <w:rsid w:val="3501A351"/>
    <w:rsid w:val="35934EB0"/>
    <w:rsid w:val="359E022C"/>
    <w:rsid w:val="35DB6617"/>
    <w:rsid w:val="35DD55A2"/>
    <w:rsid w:val="35F41738"/>
    <w:rsid w:val="35FA51CA"/>
    <w:rsid w:val="3602C46F"/>
    <w:rsid w:val="36115889"/>
    <w:rsid w:val="36275C3C"/>
    <w:rsid w:val="3638FF38"/>
    <w:rsid w:val="363EB1AF"/>
    <w:rsid w:val="36675384"/>
    <w:rsid w:val="371E5265"/>
    <w:rsid w:val="3750E6CD"/>
    <w:rsid w:val="37A2B796"/>
    <w:rsid w:val="37B379C1"/>
    <w:rsid w:val="37F21734"/>
    <w:rsid w:val="3817C01F"/>
    <w:rsid w:val="386CD712"/>
    <w:rsid w:val="387EE4F7"/>
    <w:rsid w:val="389C7FFF"/>
    <w:rsid w:val="38D0CF2F"/>
    <w:rsid w:val="39217021"/>
    <w:rsid w:val="3936B849"/>
    <w:rsid w:val="397C148A"/>
    <w:rsid w:val="3992F437"/>
    <w:rsid w:val="39D5A663"/>
    <w:rsid w:val="3A2FCC11"/>
    <w:rsid w:val="3A835915"/>
    <w:rsid w:val="3AA82E8B"/>
    <w:rsid w:val="3AAD1311"/>
    <w:rsid w:val="3ADCDC2C"/>
    <w:rsid w:val="3AEB75D6"/>
    <w:rsid w:val="3AEC8E7C"/>
    <w:rsid w:val="3B2B5B73"/>
    <w:rsid w:val="3B43978D"/>
    <w:rsid w:val="3B9EDB9E"/>
    <w:rsid w:val="3BB45232"/>
    <w:rsid w:val="3C3FAC4B"/>
    <w:rsid w:val="3C60999D"/>
    <w:rsid w:val="3C88E61D"/>
    <w:rsid w:val="3CB938E1"/>
    <w:rsid w:val="3CCF9133"/>
    <w:rsid w:val="3CDF9F86"/>
    <w:rsid w:val="3D3A28D2"/>
    <w:rsid w:val="3D3B97AF"/>
    <w:rsid w:val="3D40D7B1"/>
    <w:rsid w:val="3D53D526"/>
    <w:rsid w:val="3D672355"/>
    <w:rsid w:val="3D7A3DED"/>
    <w:rsid w:val="3D9E9DD7"/>
    <w:rsid w:val="3DA669BC"/>
    <w:rsid w:val="3E01DF60"/>
    <w:rsid w:val="3E67DC2E"/>
    <w:rsid w:val="3E8377D0"/>
    <w:rsid w:val="3E92E07C"/>
    <w:rsid w:val="3EC83BE4"/>
    <w:rsid w:val="3ECC3BDD"/>
    <w:rsid w:val="3F0670D6"/>
    <w:rsid w:val="3F35219C"/>
    <w:rsid w:val="3F9E6251"/>
    <w:rsid w:val="3FEAD6B4"/>
    <w:rsid w:val="404038DC"/>
    <w:rsid w:val="40493031"/>
    <w:rsid w:val="40C34B00"/>
    <w:rsid w:val="40D6CEEE"/>
    <w:rsid w:val="419D8CCA"/>
    <w:rsid w:val="41ACA144"/>
    <w:rsid w:val="41D363E2"/>
    <w:rsid w:val="41D4D8A1"/>
    <w:rsid w:val="41EAACB8"/>
    <w:rsid w:val="41FD0E9B"/>
    <w:rsid w:val="42087C06"/>
    <w:rsid w:val="42184979"/>
    <w:rsid w:val="42A3AABF"/>
    <w:rsid w:val="42C1910F"/>
    <w:rsid w:val="42E63FDA"/>
    <w:rsid w:val="42FB08A0"/>
    <w:rsid w:val="43120B03"/>
    <w:rsid w:val="431FA36F"/>
    <w:rsid w:val="4387F4CB"/>
    <w:rsid w:val="43AB2C8E"/>
    <w:rsid w:val="44EE7A40"/>
    <w:rsid w:val="44FF1729"/>
    <w:rsid w:val="45452DA5"/>
    <w:rsid w:val="45C2043B"/>
    <w:rsid w:val="461A4418"/>
    <w:rsid w:val="4636AEC4"/>
    <w:rsid w:val="46E2B041"/>
    <w:rsid w:val="47048C8C"/>
    <w:rsid w:val="4707BFE3"/>
    <w:rsid w:val="4781EBC0"/>
    <w:rsid w:val="47B419E9"/>
    <w:rsid w:val="47B54270"/>
    <w:rsid w:val="47D6ED59"/>
    <w:rsid w:val="47E1B544"/>
    <w:rsid w:val="47E22943"/>
    <w:rsid w:val="4839EFA5"/>
    <w:rsid w:val="4857BE57"/>
    <w:rsid w:val="48A36A16"/>
    <w:rsid w:val="48C39A06"/>
    <w:rsid w:val="4959CEEF"/>
    <w:rsid w:val="495EBB5A"/>
    <w:rsid w:val="497D0960"/>
    <w:rsid w:val="497FBBE7"/>
    <w:rsid w:val="49F945AB"/>
    <w:rsid w:val="4A0DD0C3"/>
    <w:rsid w:val="4A17C1A2"/>
    <w:rsid w:val="4A54AA68"/>
    <w:rsid w:val="4A5B0D2D"/>
    <w:rsid w:val="4AB889C9"/>
    <w:rsid w:val="4ADE5F13"/>
    <w:rsid w:val="4B4E6F54"/>
    <w:rsid w:val="4B544D4C"/>
    <w:rsid w:val="4B788545"/>
    <w:rsid w:val="4BB3EF5A"/>
    <w:rsid w:val="4BF9C2DA"/>
    <w:rsid w:val="4C7F8C4A"/>
    <w:rsid w:val="4CB53109"/>
    <w:rsid w:val="4CCDBD98"/>
    <w:rsid w:val="4D4A2660"/>
    <w:rsid w:val="4D61789E"/>
    <w:rsid w:val="4E3E8870"/>
    <w:rsid w:val="4E4A5692"/>
    <w:rsid w:val="4E70E9D2"/>
    <w:rsid w:val="4EE51FC0"/>
    <w:rsid w:val="4EF770B6"/>
    <w:rsid w:val="4EFD1E5C"/>
    <w:rsid w:val="4F130B16"/>
    <w:rsid w:val="4F22BDB2"/>
    <w:rsid w:val="4F587DCC"/>
    <w:rsid w:val="4F796407"/>
    <w:rsid w:val="4F8566D2"/>
    <w:rsid w:val="4FAEA1D1"/>
    <w:rsid w:val="4FBCDE58"/>
    <w:rsid w:val="50324B9F"/>
    <w:rsid w:val="5048F674"/>
    <w:rsid w:val="506B7B47"/>
    <w:rsid w:val="50B17758"/>
    <w:rsid w:val="50B38503"/>
    <w:rsid w:val="50C58A4C"/>
    <w:rsid w:val="51559118"/>
    <w:rsid w:val="5161FB6C"/>
    <w:rsid w:val="51C709D4"/>
    <w:rsid w:val="51CE77FA"/>
    <w:rsid w:val="51DC0402"/>
    <w:rsid w:val="51DCB319"/>
    <w:rsid w:val="51EDCDDB"/>
    <w:rsid w:val="52058E7A"/>
    <w:rsid w:val="521F0966"/>
    <w:rsid w:val="523F10A8"/>
    <w:rsid w:val="524CB51E"/>
    <w:rsid w:val="52CD1BC6"/>
    <w:rsid w:val="5330792D"/>
    <w:rsid w:val="53657E21"/>
    <w:rsid w:val="53A04D57"/>
    <w:rsid w:val="53A23F1A"/>
    <w:rsid w:val="53D48276"/>
    <w:rsid w:val="53D9EEC3"/>
    <w:rsid w:val="54367ED0"/>
    <w:rsid w:val="5451EE66"/>
    <w:rsid w:val="54C8A448"/>
    <w:rsid w:val="55105DA3"/>
    <w:rsid w:val="55134332"/>
    <w:rsid w:val="55387653"/>
    <w:rsid w:val="5573C8AE"/>
    <w:rsid w:val="559DAD27"/>
    <w:rsid w:val="55F08E6C"/>
    <w:rsid w:val="56217769"/>
    <w:rsid w:val="562D8B46"/>
    <w:rsid w:val="56329A39"/>
    <w:rsid w:val="563319B4"/>
    <w:rsid w:val="5653F5FF"/>
    <w:rsid w:val="565A25B3"/>
    <w:rsid w:val="566DA3DE"/>
    <w:rsid w:val="567DC42C"/>
    <w:rsid w:val="569FA90B"/>
    <w:rsid w:val="56CC3C8F"/>
    <w:rsid w:val="56CFB4E0"/>
    <w:rsid w:val="56F36C5C"/>
    <w:rsid w:val="573FF714"/>
    <w:rsid w:val="57672FD5"/>
    <w:rsid w:val="57F53504"/>
    <w:rsid w:val="5821FC4B"/>
    <w:rsid w:val="5824B412"/>
    <w:rsid w:val="582D01C4"/>
    <w:rsid w:val="582F99A1"/>
    <w:rsid w:val="58434C28"/>
    <w:rsid w:val="5856735F"/>
    <w:rsid w:val="586B93C2"/>
    <w:rsid w:val="5899DAF7"/>
    <w:rsid w:val="590AE582"/>
    <w:rsid w:val="594DB008"/>
    <w:rsid w:val="5964DB56"/>
    <w:rsid w:val="59A5F1EC"/>
    <w:rsid w:val="5A283B56"/>
    <w:rsid w:val="5A3F6315"/>
    <w:rsid w:val="5A648DCD"/>
    <w:rsid w:val="5B035975"/>
    <w:rsid w:val="5B35747E"/>
    <w:rsid w:val="5B3830AC"/>
    <w:rsid w:val="5B593FFD"/>
    <w:rsid w:val="5B7F6FA9"/>
    <w:rsid w:val="5B8E4EC9"/>
    <w:rsid w:val="5BAFE803"/>
    <w:rsid w:val="5BE19304"/>
    <w:rsid w:val="5C1C1BE9"/>
    <w:rsid w:val="5C37F8DE"/>
    <w:rsid w:val="5C3CAE2B"/>
    <w:rsid w:val="5C6F67C0"/>
    <w:rsid w:val="5C7453C5"/>
    <w:rsid w:val="5D31D882"/>
    <w:rsid w:val="5D348D2D"/>
    <w:rsid w:val="5D6234F1"/>
    <w:rsid w:val="5D8A5951"/>
    <w:rsid w:val="5D8BC092"/>
    <w:rsid w:val="5DAF1F0D"/>
    <w:rsid w:val="5E068FE1"/>
    <w:rsid w:val="5E0774CF"/>
    <w:rsid w:val="5E92B02C"/>
    <w:rsid w:val="5ECA351C"/>
    <w:rsid w:val="5F241F17"/>
    <w:rsid w:val="5F431AB1"/>
    <w:rsid w:val="5F479787"/>
    <w:rsid w:val="5F796FA0"/>
    <w:rsid w:val="5F9272DA"/>
    <w:rsid w:val="5FD1047E"/>
    <w:rsid w:val="5FDDFDDC"/>
    <w:rsid w:val="5FEBD6E1"/>
    <w:rsid w:val="60179611"/>
    <w:rsid w:val="604C78C3"/>
    <w:rsid w:val="60C6995B"/>
    <w:rsid w:val="611F7082"/>
    <w:rsid w:val="612D5670"/>
    <w:rsid w:val="61329C4F"/>
    <w:rsid w:val="615322F9"/>
    <w:rsid w:val="61C4E0A3"/>
    <w:rsid w:val="6233E02B"/>
    <w:rsid w:val="625BF16B"/>
    <w:rsid w:val="62D9DC5C"/>
    <w:rsid w:val="630C33BF"/>
    <w:rsid w:val="635A39D4"/>
    <w:rsid w:val="63AC5E51"/>
    <w:rsid w:val="63B9C528"/>
    <w:rsid w:val="63BB0EBB"/>
    <w:rsid w:val="6402FF77"/>
    <w:rsid w:val="6489B7AC"/>
    <w:rsid w:val="64AD62DC"/>
    <w:rsid w:val="64E1A4B7"/>
    <w:rsid w:val="64FD1387"/>
    <w:rsid w:val="6568AAD9"/>
    <w:rsid w:val="65B5369B"/>
    <w:rsid w:val="65FAAB2E"/>
    <w:rsid w:val="65FDCF68"/>
    <w:rsid w:val="660CCE21"/>
    <w:rsid w:val="66279A15"/>
    <w:rsid w:val="6643B987"/>
    <w:rsid w:val="66DE32DD"/>
    <w:rsid w:val="66F97BD0"/>
    <w:rsid w:val="671D98BB"/>
    <w:rsid w:val="671E9804"/>
    <w:rsid w:val="67951FE4"/>
    <w:rsid w:val="67C0C3AF"/>
    <w:rsid w:val="6800E56E"/>
    <w:rsid w:val="682F64DC"/>
    <w:rsid w:val="6889D144"/>
    <w:rsid w:val="68BC6DFA"/>
    <w:rsid w:val="68E798B0"/>
    <w:rsid w:val="68F08D35"/>
    <w:rsid w:val="6900DF53"/>
    <w:rsid w:val="69363D3B"/>
    <w:rsid w:val="6A4BCFD3"/>
    <w:rsid w:val="6A6F0EA0"/>
    <w:rsid w:val="6A92C0CD"/>
    <w:rsid w:val="6ADFCB1D"/>
    <w:rsid w:val="6AF4307D"/>
    <w:rsid w:val="6B4C302D"/>
    <w:rsid w:val="6B980AD8"/>
    <w:rsid w:val="6BA47004"/>
    <w:rsid w:val="6BF3FF0E"/>
    <w:rsid w:val="6C02C372"/>
    <w:rsid w:val="6C2EC955"/>
    <w:rsid w:val="6CB512CC"/>
    <w:rsid w:val="6CEB20B7"/>
    <w:rsid w:val="6D046F16"/>
    <w:rsid w:val="6D079E2E"/>
    <w:rsid w:val="6D0FE3E4"/>
    <w:rsid w:val="6D3C74B3"/>
    <w:rsid w:val="6D52B94C"/>
    <w:rsid w:val="6D61B03D"/>
    <w:rsid w:val="6D6EE458"/>
    <w:rsid w:val="6D8D597B"/>
    <w:rsid w:val="6DDAF96C"/>
    <w:rsid w:val="6DDF6FF8"/>
    <w:rsid w:val="6DEAAEA2"/>
    <w:rsid w:val="6DEDABDE"/>
    <w:rsid w:val="6DFC97DE"/>
    <w:rsid w:val="6E4FED54"/>
    <w:rsid w:val="6E6A7A45"/>
    <w:rsid w:val="6E8E7FE3"/>
    <w:rsid w:val="6EA97136"/>
    <w:rsid w:val="6EB0A5C8"/>
    <w:rsid w:val="6EFCB08A"/>
    <w:rsid w:val="6EFFA007"/>
    <w:rsid w:val="6F5F1955"/>
    <w:rsid w:val="6F65B181"/>
    <w:rsid w:val="6FC24681"/>
    <w:rsid w:val="702CCF99"/>
    <w:rsid w:val="70EF2FB8"/>
    <w:rsid w:val="71404B83"/>
    <w:rsid w:val="7141ED00"/>
    <w:rsid w:val="715F9F67"/>
    <w:rsid w:val="716F57FB"/>
    <w:rsid w:val="71767450"/>
    <w:rsid w:val="71982776"/>
    <w:rsid w:val="7201405E"/>
    <w:rsid w:val="73594F5D"/>
    <w:rsid w:val="738DB43F"/>
    <w:rsid w:val="74251DA5"/>
    <w:rsid w:val="7467E4E4"/>
    <w:rsid w:val="74873D88"/>
    <w:rsid w:val="74ABFFD6"/>
    <w:rsid w:val="74E8870A"/>
    <w:rsid w:val="74F26FE9"/>
    <w:rsid w:val="74F78EA5"/>
    <w:rsid w:val="753DEC9D"/>
    <w:rsid w:val="754274E7"/>
    <w:rsid w:val="755D2DF6"/>
    <w:rsid w:val="7564B676"/>
    <w:rsid w:val="758C3BA4"/>
    <w:rsid w:val="75AF17F4"/>
    <w:rsid w:val="75EB6B63"/>
    <w:rsid w:val="7609C18F"/>
    <w:rsid w:val="760F2367"/>
    <w:rsid w:val="7628E1CC"/>
    <w:rsid w:val="764B1403"/>
    <w:rsid w:val="76945989"/>
    <w:rsid w:val="76C6B2F2"/>
    <w:rsid w:val="77118129"/>
    <w:rsid w:val="77799DF1"/>
    <w:rsid w:val="777BBDF2"/>
    <w:rsid w:val="77D2A327"/>
    <w:rsid w:val="77FB8989"/>
    <w:rsid w:val="782DBE78"/>
    <w:rsid w:val="7837C39D"/>
    <w:rsid w:val="786FE349"/>
    <w:rsid w:val="787E3775"/>
    <w:rsid w:val="787EDF4F"/>
    <w:rsid w:val="78AF5762"/>
    <w:rsid w:val="78C83C12"/>
    <w:rsid w:val="78CBCB83"/>
    <w:rsid w:val="78EE2AA6"/>
    <w:rsid w:val="790C7890"/>
    <w:rsid w:val="7931BBF8"/>
    <w:rsid w:val="798B7038"/>
    <w:rsid w:val="79DF330B"/>
    <w:rsid w:val="7A00F9DF"/>
    <w:rsid w:val="7A31CD04"/>
    <w:rsid w:val="7A40A4C9"/>
    <w:rsid w:val="7AABE1C6"/>
    <w:rsid w:val="7AF6B497"/>
    <w:rsid w:val="7B0CECF6"/>
    <w:rsid w:val="7B110A5B"/>
    <w:rsid w:val="7B26EF9D"/>
    <w:rsid w:val="7B647ACE"/>
    <w:rsid w:val="7B69F132"/>
    <w:rsid w:val="7B8C2C33"/>
    <w:rsid w:val="7BE134A5"/>
    <w:rsid w:val="7C2F8B72"/>
    <w:rsid w:val="7C6F2C2F"/>
    <w:rsid w:val="7C9846BC"/>
    <w:rsid w:val="7CA9EDB8"/>
    <w:rsid w:val="7CDF7FB9"/>
    <w:rsid w:val="7CE9CC49"/>
    <w:rsid w:val="7D5F6489"/>
    <w:rsid w:val="7D61B2A0"/>
    <w:rsid w:val="7D6475D2"/>
    <w:rsid w:val="7DC39F1B"/>
    <w:rsid w:val="7DE7E0BB"/>
    <w:rsid w:val="7E25A10A"/>
    <w:rsid w:val="7E281D0F"/>
    <w:rsid w:val="7E7D8CEC"/>
    <w:rsid w:val="7EB041BC"/>
    <w:rsid w:val="7F087D7D"/>
    <w:rsid w:val="7F149B7C"/>
    <w:rsid w:val="7F267058"/>
    <w:rsid w:val="7F2A7190"/>
    <w:rsid w:val="7F39A38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A7EAF"/>
  <w15:chartTrackingRefBased/>
  <w15:docId w15:val="{9C3077AA-FD8C-46CE-B3BC-E52C0D896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C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C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C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C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C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C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C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C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CB1"/>
    <w:rPr>
      <w:rFonts w:eastAsiaTheme="majorEastAsia" w:cstheme="majorBidi"/>
      <w:color w:val="272727" w:themeColor="text1" w:themeTint="D8"/>
    </w:rPr>
  </w:style>
  <w:style w:type="paragraph" w:styleId="Title">
    <w:name w:val="Title"/>
    <w:basedOn w:val="Normal"/>
    <w:next w:val="Normal"/>
    <w:link w:val="TitleChar"/>
    <w:uiPriority w:val="10"/>
    <w:qFormat/>
    <w:rsid w:val="00076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CB1"/>
    <w:pPr>
      <w:spacing w:before="160"/>
      <w:jc w:val="center"/>
    </w:pPr>
    <w:rPr>
      <w:i/>
      <w:iCs/>
      <w:color w:val="404040" w:themeColor="text1" w:themeTint="BF"/>
    </w:rPr>
  </w:style>
  <w:style w:type="character" w:customStyle="1" w:styleId="QuoteChar">
    <w:name w:val="Quote Char"/>
    <w:basedOn w:val="DefaultParagraphFont"/>
    <w:link w:val="Quote"/>
    <w:uiPriority w:val="29"/>
    <w:rsid w:val="00076CB1"/>
    <w:rPr>
      <w:i/>
      <w:iCs/>
      <w:color w:val="404040" w:themeColor="text1" w:themeTint="BF"/>
    </w:rPr>
  </w:style>
  <w:style w:type="paragraph" w:styleId="ListParagraph">
    <w:name w:val="List Paragraph"/>
    <w:basedOn w:val="Normal"/>
    <w:uiPriority w:val="34"/>
    <w:qFormat/>
    <w:rsid w:val="00076CB1"/>
    <w:pPr>
      <w:ind w:left="720"/>
      <w:contextualSpacing/>
    </w:pPr>
  </w:style>
  <w:style w:type="character" w:styleId="IntenseEmphasis">
    <w:name w:val="Intense Emphasis"/>
    <w:basedOn w:val="DefaultParagraphFont"/>
    <w:uiPriority w:val="21"/>
    <w:qFormat/>
    <w:rsid w:val="00076CB1"/>
    <w:rPr>
      <w:i/>
      <w:iCs/>
      <w:color w:val="0F4761" w:themeColor="accent1" w:themeShade="BF"/>
    </w:rPr>
  </w:style>
  <w:style w:type="paragraph" w:styleId="IntenseQuote">
    <w:name w:val="Intense Quote"/>
    <w:basedOn w:val="Normal"/>
    <w:next w:val="Normal"/>
    <w:link w:val="IntenseQuoteChar"/>
    <w:uiPriority w:val="30"/>
    <w:qFormat/>
    <w:rsid w:val="00076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CB1"/>
    <w:rPr>
      <w:i/>
      <w:iCs/>
      <w:color w:val="0F4761" w:themeColor="accent1" w:themeShade="BF"/>
    </w:rPr>
  </w:style>
  <w:style w:type="character" w:styleId="IntenseReference">
    <w:name w:val="Intense Reference"/>
    <w:basedOn w:val="DefaultParagraphFont"/>
    <w:uiPriority w:val="32"/>
    <w:qFormat/>
    <w:rsid w:val="00076CB1"/>
    <w:rPr>
      <w:b/>
      <w:bCs/>
      <w:smallCaps/>
      <w:color w:val="0F4761" w:themeColor="accent1" w:themeShade="BF"/>
      <w:spacing w:val="5"/>
    </w:rPr>
  </w:style>
  <w:style w:type="paragraph" w:styleId="NoSpacing">
    <w:name w:val="No Spacing"/>
    <w:link w:val="NoSpacingChar"/>
    <w:uiPriority w:val="1"/>
    <w:qFormat/>
    <w:rsid w:val="00076CB1"/>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076CB1"/>
    <w:rPr>
      <w:rFonts w:eastAsiaTheme="minorEastAsia"/>
      <w:kern w:val="0"/>
      <w:sz w:val="22"/>
      <w:szCs w:val="22"/>
      <w:lang w:val="en-US" w:eastAsia="zh-CN"/>
      <w14:ligatures w14:val="none"/>
    </w:rPr>
  </w:style>
  <w:style w:type="table" w:styleId="TableGrid">
    <w:name w:val="Table Grid"/>
    <w:basedOn w:val="TableNormal"/>
    <w:uiPriority w:val="39"/>
    <w:rsid w:val="00076C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76CB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76CB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76CB1"/>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76CB1"/>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B51883"/>
    <w:rPr>
      <w:sz w:val="16"/>
      <w:szCs w:val="16"/>
    </w:rPr>
  </w:style>
  <w:style w:type="paragraph" w:styleId="CommentText">
    <w:name w:val="annotation text"/>
    <w:basedOn w:val="Normal"/>
    <w:link w:val="CommentTextChar"/>
    <w:uiPriority w:val="99"/>
    <w:unhideWhenUsed/>
    <w:rsid w:val="00B51883"/>
    <w:pPr>
      <w:spacing w:line="240" w:lineRule="auto"/>
    </w:pPr>
    <w:rPr>
      <w:sz w:val="20"/>
      <w:szCs w:val="20"/>
    </w:rPr>
  </w:style>
  <w:style w:type="character" w:customStyle="1" w:styleId="CommentTextChar">
    <w:name w:val="Comment Text Char"/>
    <w:basedOn w:val="DefaultParagraphFont"/>
    <w:link w:val="CommentText"/>
    <w:uiPriority w:val="99"/>
    <w:rsid w:val="00B51883"/>
    <w:rPr>
      <w:sz w:val="20"/>
      <w:szCs w:val="20"/>
    </w:rPr>
  </w:style>
  <w:style w:type="paragraph" w:styleId="CommentSubject">
    <w:name w:val="annotation subject"/>
    <w:basedOn w:val="CommentText"/>
    <w:next w:val="CommentText"/>
    <w:link w:val="CommentSubjectChar"/>
    <w:uiPriority w:val="99"/>
    <w:semiHidden/>
    <w:unhideWhenUsed/>
    <w:rsid w:val="00B51883"/>
    <w:rPr>
      <w:b/>
      <w:bCs/>
    </w:rPr>
  </w:style>
  <w:style w:type="character" w:customStyle="1" w:styleId="CommentSubjectChar">
    <w:name w:val="Comment Subject Char"/>
    <w:basedOn w:val="CommentTextChar"/>
    <w:link w:val="CommentSubject"/>
    <w:uiPriority w:val="99"/>
    <w:semiHidden/>
    <w:rsid w:val="00B518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microsoft.com/office/2020/10/relationships/intelligence" Target="intelligence2.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microsoft.com/office/2019/05/relationships/documenttasks" Target="documenttasks/documenttasks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D9CA85DF-2977-450A-957B-72D8D30EE9A2}">
    <t:Anchor>
      <t:Comment id="1116851688"/>
    </t:Anchor>
    <t:History>
      <t:Event id="{19167893-7725-4F1D-B334-16F33F4CF5EC}" time="2025-12-05T16:04:19.141Z">
        <t:Attribution userId="S::tom.christensen@hilabs.com::24cfc5a0-6d22-4626-97e9-6559c37bb355" userProvider="AD" userName="Tom Christensen"/>
        <t:Anchor>
          <t:Comment id="1116851688"/>
        </t:Anchor>
        <t:Create/>
      </t:Event>
      <t:Event id="{E574D5BD-D249-48F4-9007-27226A53B49A}" time="2025-12-05T16:04:19.141Z">
        <t:Attribution userId="S::tom.christensen@hilabs.com::24cfc5a0-6d22-4626-97e9-6559c37bb355" userProvider="AD" userName="Tom Christensen"/>
        <t:Anchor>
          <t:Comment id="1116851688"/>
        </t:Anchor>
        <t:Assign userId="S::shaon.chatterjee@hilabs.com::aa6c6ca2-abb8-4963-92f8-d8cab727ddcd" userProvider="AD" userName="Shaon Chatterjee"/>
      </t:Event>
      <t:Event id="{B4723EAB-347D-4F3B-93A9-82822429DFE6}" time="2025-12-05T16:04:19.141Z">
        <t:Attribution userId="S::tom.christensen@hilabs.com::24cfc5a0-6d22-4626-97e9-6559c37bb355" userProvider="AD" userName="Tom Christensen"/>
        <t:Anchor>
          <t:Comment id="1116851688"/>
        </t:Anchor>
        <t:SetTitle title="@Shaon Chatterjee If the &quot;U&quot; in &quot;BRU&quot; stands for &quot;unit,&quot; is &quot;team redundant?"/>
      </t:Event>
      <t:Event id="{F8B66340-1D26-4DE6-A6E9-EC7ED9E7AEAE}" time="2025-12-08T12:12:50.301Z">
        <t:Attribution userId="S::shaon.chatterjee@hilabs.com::aa6c6ca2-abb8-4963-92f8-d8cab727ddcd" userProvider="AD" userName="Shaon Chatterjee"/>
        <t:Progress percentComplete="100"/>
      </t:Event>
    </t:History>
  </t:Task>
  <t:Task id="{F829B392-E1B1-4B01-AFB7-CCAC44AC8028}">
    <t:Anchor>
      <t:Comment id="968671448"/>
    </t:Anchor>
    <t:History>
      <t:Event id="{14BD000A-9D13-4918-9BE8-D47836FF3351}" time="2025-12-05T16:09:49.744Z">
        <t:Attribution userId="S::tom.christensen@hilabs.com::24cfc5a0-6d22-4626-97e9-6559c37bb355" userProvider="AD" userName="Tom Christensen"/>
        <t:Anchor>
          <t:Comment id="968671448"/>
        </t:Anchor>
        <t:Create/>
      </t:Event>
      <t:Event id="{635CCBEF-DEB7-482D-AA7C-E61163BF9FDF}" time="2025-12-05T16:09:49.744Z">
        <t:Attribution userId="S::tom.christensen@hilabs.com::24cfc5a0-6d22-4626-97e9-6559c37bb355" userProvider="AD" userName="Tom Christensen"/>
        <t:Anchor>
          <t:Comment id="968671448"/>
        </t:Anchor>
        <t:Assign userId="S::shaon.chatterjee@hilabs.com::aa6c6ca2-abb8-4963-92f8-d8cab727ddcd" userProvider="AD" userName="Shaon Chatterjee"/>
      </t:Event>
      <t:Event id="{2D164B1B-4E86-4E5F-BF45-B95683830E5C}" time="2025-12-05T16:09:49.744Z">
        <t:Attribution userId="S::tom.christensen@hilabs.com::24cfc5a0-6d22-4626-97e9-6559c37bb355" userProvider="AD" userName="Tom Christensen"/>
        <t:Anchor>
          <t:Comment id="968671448"/>
        </t:Anchor>
        <t:SetTitle title="@Shaon Chatterjee @Ruttvik Aron I believe &quot;Assistive&quot; is limited to use regarding people with disabilities"/>
      </t:Event>
      <t:Event id="{A95DB5EB-3055-4275-9E8A-5B766B1B3CF8}" time="2025-12-09T07:22:02.512Z">
        <t:Attribution userId="S::shaon.chatterjee@hilabs.com::aa6c6ca2-abb8-4963-92f8-d8cab727ddcd" userProvider="AD" userName="Shaon Chatterjee"/>
        <t:Anchor>
          <t:Comment id="991332694"/>
        </t:Anchor>
        <t:UnassignAll/>
      </t:Event>
      <t:Event id="{55D276EA-18E2-4B1D-B3A7-2DA430A7C24C}" time="2025-12-09T07:22:02.512Z">
        <t:Attribution userId="S::shaon.chatterjee@hilabs.com::aa6c6ca2-abb8-4963-92f8-d8cab727ddcd" userProvider="AD" userName="Shaon Chatterjee"/>
        <t:Anchor>
          <t:Comment id="991332694"/>
        </t:Anchor>
        <t:Assign userId="S::tom.christensen@hilabs.com::24cfc5a0-6d22-4626-97e9-6559c37bb355" userProvider="AD" userName="Tom Christensen"/>
      </t:Event>
    </t:History>
  </t:Task>
  <t:Task id="{C96E0AD4-381F-4C9A-B66F-CCD6250ABC3B}">
    <t:Anchor>
      <t:Comment id="1175274026"/>
    </t:Anchor>
    <t:History>
      <t:Event id="{030C6D74-BE26-446B-BDF1-598FAE36494E}" time="2025-12-05T16:18:19.126Z">
        <t:Attribution userId="S::tom.christensen@hilabs.com::24cfc5a0-6d22-4626-97e9-6559c37bb355" userProvider="AD" userName="Tom Christensen"/>
        <t:Anchor>
          <t:Comment id="1175274026"/>
        </t:Anchor>
        <t:Create/>
      </t:Event>
      <t:Event id="{AA3F6AE6-F38B-4E9C-8128-470C2FA2E253}" time="2025-12-05T16:18:19.126Z">
        <t:Attribution userId="S::tom.christensen@hilabs.com::24cfc5a0-6d22-4626-97e9-6559c37bb355" userProvider="AD" userName="Tom Christensen"/>
        <t:Anchor>
          <t:Comment id="1175274026"/>
        </t:Anchor>
        <t:Assign userId="S::shaon.chatterjee@hilabs.com::aa6c6ca2-abb8-4963-92f8-d8cab727ddcd" userProvider="AD" userName="Shaon Chatterjee"/>
      </t:Event>
      <t:Event id="{0526301E-E29B-44B0-969D-383806B20DFB}" time="2025-12-05T16:18:19.126Z">
        <t:Attribution userId="S::tom.christensen@hilabs.com::24cfc5a0-6d22-4626-97e9-6559c37bb355" userProvider="AD" userName="Tom Christensen"/>
        <t:Anchor>
          <t:Comment id="1175274026"/>
        </t:Anchor>
        <t:SetTitle title="@Shaon Chatterjee add specificity"/>
      </t:Event>
    </t:History>
  </t:Task>
  <t:Task id="{9BB9490C-464A-41F1-B9F2-9E12513F3CE4}">
    <t:Anchor>
      <t:Comment id="654264370"/>
    </t:Anchor>
    <t:History>
      <t:Event id="{1AC2D4D2-09DC-4B3E-8C12-C0CF1D3F67BC}" time="2025-12-05T16:40:13.095Z">
        <t:Attribution userId="S::tom.christensen@hilabs.com::24cfc5a0-6d22-4626-97e9-6559c37bb355" userProvider="AD" userName="Tom Christensen"/>
        <t:Anchor>
          <t:Comment id="264927131"/>
        </t:Anchor>
        <t:Create/>
      </t:Event>
      <t:Event id="{4F03F742-907F-4649-8439-4355F60AA0B0}" time="2025-12-05T16:40:13.095Z">
        <t:Attribution userId="S::tom.christensen@hilabs.com::24cfc5a0-6d22-4626-97e9-6559c37bb355" userProvider="AD" userName="Tom Christensen"/>
        <t:Anchor>
          <t:Comment id="264927131"/>
        </t:Anchor>
        <t:Assign userId="S::ruttvik.aron@hilabs.com::40c19892-e417-4768-9700-7bb12206893b" userProvider="AD" userName="Ruttvik Aron"/>
      </t:Event>
      <t:Event id="{0E974D6E-150F-4D5A-8E6C-8F42B277D2FF}" time="2025-12-05T16:40:13.095Z">
        <t:Attribution userId="S::tom.christensen@hilabs.com::24cfc5a0-6d22-4626-97e9-6559c37bb355" userProvider="AD" userName="Tom Christensen"/>
        <t:Anchor>
          <t:Comment id="264927131"/>
        </t:Anchor>
        <t:SetTitle title="@Ruttvik Aron @Harsh Vardhan"/>
      </t:Event>
    </t:History>
  </t:Task>
  <t:Task id="{DEFB916F-F204-4B6B-8FC2-9953BAD92996}">
    <t:Anchor>
      <t:Comment id="1910549714"/>
    </t:Anchor>
    <t:History>
      <t:Event id="{A555F7CF-6BAD-4392-97D0-30B68BB63180}" time="2025-12-05T16:00:08.775Z">
        <t:Attribution userId="S::tom.christensen@hilabs.com::24cfc5a0-6d22-4626-97e9-6559c37bb355" userProvider="AD" userName="Tom Christensen"/>
        <t:Anchor>
          <t:Comment id="1910549714"/>
        </t:Anchor>
        <t:Create/>
      </t:Event>
      <t:Event id="{A30292C7-1227-4EB0-B7D9-475DF9BA8E9A}" time="2025-12-05T16:00:08.775Z">
        <t:Attribution userId="S::tom.christensen@hilabs.com::24cfc5a0-6d22-4626-97e9-6559c37bb355" userProvider="AD" userName="Tom Christensen"/>
        <t:Anchor>
          <t:Comment id="1910549714"/>
        </t:Anchor>
        <t:Assign userId="S::shaon.chatterjee@hilabs.com::aa6c6ca2-abb8-4963-92f8-d8cab727ddcd" userProvider="AD" userName="Shaon Chatterjee"/>
      </t:Event>
      <t:Event id="{B7CB4EC6-5739-43F0-A5D7-737C812E31D9}" time="2025-12-05T16:00:08.775Z">
        <t:Attribution userId="S::tom.christensen@hilabs.com::24cfc5a0-6d22-4626-97e9-6559c37bb355" userProvider="AD" userName="Tom Christensen"/>
        <t:Anchor>
          <t:Comment id="1910549714"/>
        </t:Anchor>
        <t:SetTitle title="@Shaon Chatterjee Where possible, please use HiLabs as a proper adjective"/>
      </t:Event>
      <t:Event id="{8C0C3309-196B-4E75-BBA7-5B49C41BB3E4}" time="2025-12-08T12:14:05.182Z">
        <t:Attribution userId="S::shaon.chatterjee@hilabs.com::aa6c6ca2-abb8-4963-92f8-d8cab727ddcd" userProvider="AD" userName="Shaon Chatterjee"/>
        <t:Progress percentComplete="100"/>
      </t:Event>
    </t:History>
  </t:Task>
  <t:Task id="{FCB7A4D6-E9EB-4F53-879E-E435C9069FF7}">
    <t:Anchor>
      <t:Comment id="1448683691"/>
    </t:Anchor>
    <t:History>
      <t:Event id="{6C10D513-3F25-4045-980D-81D275A6082D}" time="2025-12-05T16:04:19.141Z">
        <t:Attribution userId="S::tom.christensen@hilabs.com::24cfc5a0-6d22-4626-97e9-6559c37bb355" userProvider="AD" userName="Tom Christensen"/>
        <t:Anchor>
          <t:Comment id="1448683691"/>
        </t:Anchor>
        <t:Create/>
      </t:Event>
      <t:Event id="{96295721-C1D6-4BCB-A572-7CDB321944F9}" time="2025-12-05T16:04:19.141Z">
        <t:Attribution userId="S::tom.christensen@hilabs.com::24cfc5a0-6d22-4626-97e9-6559c37bb355" userProvider="AD" userName="Tom Christensen"/>
        <t:Anchor>
          <t:Comment id="1448683691"/>
        </t:Anchor>
        <t:Assign userId="S::shaon.chatterjee@hilabs.com::aa6c6ca2-abb8-4963-92f8-d8cab727ddcd" userProvider="AD" userName="Shaon Chatterjee"/>
      </t:Event>
      <t:Event id="{2005FE22-2D5E-4341-B461-66939D7090A7}" time="2025-12-05T16:04:19.141Z">
        <t:Attribution userId="S::tom.christensen@hilabs.com::24cfc5a0-6d22-4626-97e9-6559c37bb355" userProvider="AD" userName="Tom Christensen"/>
        <t:Anchor>
          <t:Comment id="1448683691"/>
        </t:Anchor>
        <t:SetTitle title="@Shaon Chatterjee If the &quot;U&quot; in &quot;BRU&quot; stands for &quot;unit,&quot; is &quot;team redundant?"/>
      </t:Event>
      <t:Event id="{177F223E-9080-45E2-AA17-D8728932175C}" time="2025-12-08T12:12:50.301Z">
        <t:Attribution userId="S::shaon.chatterjee@hilabs.com::aa6c6ca2-abb8-4963-92f8-d8cab727ddcd" userProvider="AD" userName="Shaon Chatterjee"/>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58909-DF32-684D-B6DF-BE316C2FF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3290</Words>
  <Characters>22115</Characters>
  <Application>Microsoft Office Word</Application>
  <DocSecurity>0</DocSecurity>
  <Lines>526</Lines>
  <Paragraphs>244</Paragraphs>
  <ScaleCrop>false</ScaleCrop>
  <Company/>
  <LinksUpToDate>false</LinksUpToDate>
  <CharactersWithSpaces>25161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Natural Language Rule Engine for Healthcare Data Management</dc:title>
  <dc:subject/>
  <dc:creator>Ruttvik Aron</dc:creator>
  <cp:keywords/>
  <dc:description/>
  <cp:lastModifiedBy>Ruttvik Aron</cp:lastModifiedBy>
  <cp:revision>2</cp:revision>
  <dcterms:created xsi:type="dcterms:W3CDTF">2026-06-28T13:50:00Z</dcterms:created>
  <dcterms:modified xsi:type="dcterms:W3CDTF">2026-06-28T13:50:00Z</dcterms:modified>
</cp:coreProperties>
</file>